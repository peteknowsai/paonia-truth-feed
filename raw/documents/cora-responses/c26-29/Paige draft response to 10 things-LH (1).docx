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D4226" w14:textId="7E16EFE9" w:rsidR="00AC5E98" w:rsidRDefault="00A25DF9">
      <w:pPr>
        <w:rPr>
          <w:rFonts w:ascii="Cambria" w:hAnsi="Cambria"/>
        </w:rPr>
      </w:pPr>
      <w:r w:rsidRPr="0019769E">
        <w:rPr>
          <w:rFonts w:ascii="Cambria" w:hAnsi="Cambria"/>
        </w:rPr>
        <w:t xml:space="preserve">In a </w:t>
      </w:r>
      <w:r w:rsidR="0035280E" w:rsidRPr="0019769E">
        <w:rPr>
          <w:rFonts w:ascii="Cambria" w:hAnsi="Cambria"/>
        </w:rPr>
        <w:t>recent</w:t>
      </w:r>
      <w:r w:rsidRPr="0019769E">
        <w:rPr>
          <w:rFonts w:ascii="Cambria" w:hAnsi="Cambria"/>
        </w:rPr>
        <w:t xml:space="preserve"> public posting</w:t>
      </w:r>
      <w:r w:rsidR="003D3D2B">
        <w:rPr>
          <w:rFonts w:ascii="Cambria" w:hAnsi="Cambria"/>
        </w:rPr>
        <w:t>,</w:t>
      </w:r>
      <w:r w:rsidRPr="0019769E">
        <w:rPr>
          <w:rFonts w:ascii="Cambria" w:hAnsi="Cambria"/>
        </w:rPr>
        <w:t xml:space="preserve"> the </w:t>
      </w:r>
      <w:r w:rsidR="0019769E">
        <w:rPr>
          <w:rFonts w:ascii="Cambria" w:hAnsi="Cambria"/>
        </w:rPr>
        <w:t xml:space="preserve">anonymous </w:t>
      </w:r>
      <w:r w:rsidRPr="0019769E">
        <w:rPr>
          <w:rFonts w:ascii="Cambria" w:hAnsi="Cambria"/>
        </w:rPr>
        <w:t>author penned a list of misleading</w:t>
      </w:r>
      <w:r w:rsidR="00840783" w:rsidRPr="0019769E">
        <w:rPr>
          <w:rFonts w:ascii="Cambria" w:hAnsi="Cambria"/>
        </w:rPr>
        <w:t xml:space="preserve"> and false </w:t>
      </w:r>
      <w:r w:rsidR="00780163" w:rsidRPr="0019769E">
        <w:rPr>
          <w:rFonts w:ascii="Cambria" w:hAnsi="Cambria"/>
        </w:rPr>
        <w:t>accusations</w:t>
      </w:r>
      <w:r w:rsidR="00840783" w:rsidRPr="0019769E">
        <w:rPr>
          <w:rFonts w:ascii="Cambria" w:hAnsi="Cambria"/>
        </w:rPr>
        <w:t xml:space="preserve"> about th</w:t>
      </w:r>
      <w:r w:rsidR="00780163" w:rsidRPr="0019769E">
        <w:rPr>
          <w:rFonts w:ascii="Cambria" w:hAnsi="Cambria"/>
        </w:rPr>
        <w:t>e</w:t>
      </w:r>
      <w:r w:rsidR="00840783" w:rsidRPr="0019769E">
        <w:rPr>
          <w:rFonts w:ascii="Cambria" w:hAnsi="Cambria"/>
        </w:rPr>
        <w:t xml:space="preserve"> Town of Paonia </w:t>
      </w:r>
      <w:r w:rsidR="008D0C4D" w:rsidRPr="0019769E">
        <w:rPr>
          <w:rFonts w:ascii="Cambria" w:hAnsi="Cambria"/>
        </w:rPr>
        <w:t>Administrator</w:t>
      </w:r>
      <w:r w:rsidR="00840783" w:rsidRPr="0019769E">
        <w:rPr>
          <w:rFonts w:ascii="Cambria" w:hAnsi="Cambria"/>
        </w:rPr>
        <w:t xml:space="preserve"> and th</w:t>
      </w:r>
      <w:r w:rsidR="00780163" w:rsidRPr="0019769E">
        <w:rPr>
          <w:rFonts w:ascii="Cambria" w:hAnsi="Cambria"/>
        </w:rPr>
        <w:t xml:space="preserve">e </w:t>
      </w:r>
      <w:r w:rsidR="008D0C4D" w:rsidRPr="0019769E">
        <w:rPr>
          <w:rFonts w:ascii="Cambria" w:hAnsi="Cambria"/>
        </w:rPr>
        <w:t>governing</w:t>
      </w:r>
      <w:r w:rsidR="00780163" w:rsidRPr="0019769E">
        <w:rPr>
          <w:rFonts w:ascii="Cambria" w:hAnsi="Cambria"/>
        </w:rPr>
        <w:t xml:space="preserve"> body</w:t>
      </w:r>
      <w:r w:rsidR="008D0C4D" w:rsidRPr="0019769E">
        <w:rPr>
          <w:rFonts w:ascii="Cambria" w:hAnsi="Cambria"/>
        </w:rPr>
        <w:t xml:space="preserve">. </w:t>
      </w:r>
      <w:r w:rsidR="00840783" w:rsidRPr="0019769E">
        <w:rPr>
          <w:rFonts w:ascii="Cambria" w:hAnsi="Cambria"/>
        </w:rPr>
        <w:t xml:space="preserve"> </w:t>
      </w:r>
      <w:r w:rsidR="007C2757">
        <w:rPr>
          <w:rFonts w:ascii="Cambria" w:hAnsi="Cambria"/>
        </w:rPr>
        <w:t>T</w:t>
      </w:r>
      <w:r w:rsidR="000D0ED7" w:rsidRPr="0019769E">
        <w:rPr>
          <w:rFonts w:ascii="Cambria" w:hAnsi="Cambria"/>
        </w:rPr>
        <w:t>h</w:t>
      </w:r>
      <w:r w:rsidR="00F54794" w:rsidRPr="0019769E">
        <w:rPr>
          <w:rFonts w:ascii="Cambria" w:hAnsi="Cambria"/>
        </w:rPr>
        <w:t xml:space="preserve">is </w:t>
      </w:r>
      <w:r w:rsidR="00007DB5">
        <w:rPr>
          <w:rFonts w:ascii="Cambria" w:hAnsi="Cambria"/>
        </w:rPr>
        <w:t xml:space="preserve">posting </w:t>
      </w:r>
      <w:r w:rsidR="002448C3">
        <w:rPr>
          <w:rFonts w:ascii="Cambria" w:hAnsi="Cambria"/>
        </w:rPr>
        <w:t>contains so many</w:t>
      </w:r>
      <w:r w:rsidR="00F54794" w:rsidRPr="0019769E">
        <w:rPr>
          <w:rFonts w:ascii="Cambria" w:hAnsi="Cambria"/>
        </w:rPr>
        <w:t xml:space="preserve"> </w:t>
      </w:r>
      <w:r w:rsidR="00334FF0" w:rsidRPr="0019769E">
        <w:rPr>
          <w:rFonts w:ascii="Cambria" w:hAnsi="Cambria"/>
        </w:rPr>
        <w:t xml:space="preserve">deliberately </w:t>
      </w:r>
      <w:r w:rsidR="00EE6850" w:rsidRPr="0019769E">
        <w:rPr>
          <w:rFonts w:ascii="Cambria" w:hAnsi="Cambria"/>
        </w:rPr>
        <w:t>damaging</w:t>
      </w:r>
      <w:r w:rsidR="0082621F" w:rsidRPr="0019769E">
        <w:rPr>
          <w:rFonts w:ascii="Cambria" w:hAnsi="Cambria"/>
        </w:rPr>
        <w:t xml:space="preserve"> and </w:t>
      </w:r>
      <w:r w:rsidR="00011A90" w:rsidRPr="0019769E">
        <w:rPr>
          <w:rFonts w:ascii="Cambria" w:hAnsi="Cambria"/>
        </w:rPr>
        <w:t>inaccurate</w:t>
      </w:r>
      <w:r w:rsidR="007077DB" w:rsidRPr="0019769E">
        <w:rPr>
          <w:rFonts w:ascii="Cambria" w:hAnsi="Cambria"/>
        </w:rPr>
        <w:t xml:space="preserve"> </w:t>
      </w:r>
      <w:r w:rsidR="00D5277D">
        <w:rPr>
          <w:rFonts w:ascii="Cambria" w:hAnsi="Cambria"/>
        </w:rPr>
        <w:t xml:space="preserve">attempted </w:t>
      </w:r>
      <w:r w:rsidR="007077DB" w:rsidRPr="0019769E">
        <w:rPr>
          <w:rFonts w:ascii="Cambria" w:hAnsi="Cambria"/>
        </w:rPr>
        <w:t>“gotchas</w:t>
      </w:r>
      <w:r w:rsidR="00E56FA6" w:rsidRPr="0019769E">
        <w:rPr>
          <w:rFonts w:ascii="Cambria" w:hAnsi="Cambria"/>
        </w:rPr>
        <w:t>,</w:t>
      </w:r>
      <w:r w:rsidR="007077DB" w:rsidRPr="0019769E">
        <w:rPr>
          <w:rFonts w:ascii="Cambria" w:hAnsi="Cambria"/>
        </w:rPr>
        <w:t xml:space="preserve">” </w:t>
      </w:r>
      <w:r w:rsidR="00A26E3D">
        <w:rPr>
          <w:rFonts w:ascii="Cambria" w:hAnsi="Cambria"/>
        </w:rPr>
        <w:t>and denigrati</w:t>
      </w:r>
      <w:r w:rsidR="00B83B31">
        <w:rPr>
          <w:rFonts w:ascii="Cambria" w:hAnsi="Cambria"/>
        </w:rPr>
        <w:t>o</w:t>
      </w:r>
      <w:r w:rsidR="00A26E3D">
        <w:rPr>
          <w:rFonts w:ascii="Cambria" w:hAnsi="Cambria"/>
        </w:rPr>
        <w:t>n</w:t>
      </w:r>
      <w:r w:rsidR="00B83B31">
        <w:rPr>
          <w:rFonts w:ascii="Cambria" w:hAnsi="Cambria"/>
        </w:rPr>
        <w:t xml:space="preserve"> of</w:t>
      </w:r>
      <w:r w:rsidR="00A26E3D">
        <w:rPr>
          <w:rFonts w:ascii="Cambria" w:hAnsi="Cambria"/>
        </w:rPr>
        <w:t xml:space="preserve"> th</w:t>
      </w:r>
      <w:r w:rsidR="004941E4">
        <w:rPr>
          <w:rFonts w:ascii="Cambria" w:hAnsi="Cambria"/>
        </w:rPr>
        <w:t>e</w:t>
      </w:r>
      <w:r w:rsidR="00A26E3D">
        <w:rPr>
          <w:rFonts w:ascii="Cambria" w:hAnsi="Cambria"/>
        </w:rPr>
        <w:t xml:space="preserve"> Town </w:t>
      </w:r>
      <w:r w:rsidR="004941E4">
        <w:rPr>
          <w:rFonts w:ascii="Cambria" w:hAnsi="Cambria"/>
        </w:rPr>
        <w:t xml:space="preserve">Administrator, </w:t>
      </w:r>
      <w:r w:rsidR="0082621F" w:rsidRPr="0019769E">
        <w:rPr>
          <w:rFonts w:ascii="Cambria" w:hAnsi="Cambria"/>
        </w:rPr>
        <w:t>th</w:t>
      </w:r>
      <w:r w:rsidR="00AA43EE" w:rsidRPr="0019769E">
        <w:rPr>
          <w:rFonts w:ascii="Cambria" w:hAnsi="Cambria"/>
        </w:rPr>
        <w:t>e</w:t>
      </w:r>
      <w:r w:rsidR="0082621F" w:rsidRPr="0019769E">
        <w:rPr>
          <w:rFonts w:ascii="Cambria" w:hAnsi="Cambria"/>
        </w:rPr>
        <w:t xml:space="preserve"> Town</w:t>
      </w:r>
      <w:r w:rsidR="001479D2" w:rsidRPr="0019769E">
        <w:rPr>
          <w:rFonts w:ascii="Cambria" w:hAnsi="Cambria"/>
        </w:rPr>
        <w:t>’</w:t>
      </w:r>
      <w:r w:rsidR="0082621F" w:rsidRPr="0019769E">
        <w:rPr>
          <w:rFonts w:ascii="Cambria" w:hAnsi="Cambria"/>
        </w:rPr>
        <w:t xml:space="preserve">s elected </w:t>
      </w:r>
      <w:r w:rsidR="001479D2" w:rsidRPr="0019769E">
        <w:rPr>
          <w:rFonts w:ascii="Cambria" w:hAnsi="Cambria"/>
        </w:rPr>
        <w:t>representatives</w:t>
      </w:r>
      <w:r w:rsidR="00AA43EE" w:rsidRPr="0019769E">
        <w:rPr>
          <w:rFonts w:ascii="Cambria" w:hAnsi="Cambria"/>
        </w:rPr>
        <w:t xml:space="preserve"> </w:t>
      </w:r>
      <w:r w:rsidR="005241A1" w:rsidRPr="0019769E">
        <w:rPr>
          <w:rFonts w:ascii="Cambria" w:hAnsi="Cambria"/>
        </w:rPr>
        <w:t xml:space="preserve">must </w:t>
      </w:r>
      <w:r w:rsidR="00F8579A" w:rsidRPr="0019769E">
        <w:rPr>
          <w:rFonts w:ascii="Cambria" w:hAnsi="Cambria"/>
        </w:rPr>
        <w:t>respond</w:t>
      </w:r>
      <w:r w:rsidR="005241A1" w:rsidRPr="0019769E">
        <w:rPr>
          <w:rFonts w:ascii="Cambria" w:hAnsi="Cambria"/>
        </w:rPr>
        <w:t xml:space="preserve"> </w:t>
      </w:r>
      <w:r w:rsidR="00F8579A" w:rsidRPr="0019769E">
        <w:rPr>
          <w:rFonts w:ascii="Cambria" w:hAnsi="Cambria"/>
        </w:rPr>
        <w:t xml:space="preserve">to </w:t>
      </w:r>
      <w:r w:rsidR="004B1601" w:rsidRPr="0019769E">
        <w:rPr>
          <w:rFonts w:ascii="Cambria" w:hAnsi="Cambria"/>
        </w:rPr>
        <w:t xml:space="preserve">clarify the </w:t>
      </w:r>
      <w:r w:rsidR="00513B5D">
        <w:rPr>
          <w:rFonts w:ascii="Cambria" w:hAnsi="Cambria"/>
        </w:rPr>
        <w:t>myriad</w:t>
      </w:r>
      <w:del w:id="0" w:author="Lucy Hunter" w:date="2026-03-27T10:03:00Z" w16du:dateUtc="2026-03-27T16:03:00Z">
        <w:r w:rsidR="00513B5D" w:rsidDel="00692A07">
          <w:rPr>
            <w:rFonts w:ascii="Cambria" w:hAnsi="Cambria"/>
          </w:rPr>
          <w:delText xml:space="preserve"> of</w:delText>
        </w:r>
      </w:del>
      <w:r w:rsidR="004B1601" w:rsidRPr="0019769E">
        <w:rPr>
          <w:rFonts w:ascii="Cambria" w:hAnsi="Cambria"/>
        </w:rPr>
        <w:t xml:space="preserve"> </w:t>
      </w:r>
      <w:r w:rsidR="00A41CCB" w:rsidRPr="0019769E">
        <w:rPr>
          <w:rFonts w:ascii="Cambria" w:hAnsi="Cambria"/>
        </w:rPr>
        <w:t>misinformation</w:t>
      </w:r>
      <w:r w:rsidR="002A3F4C" w:rsidRPr="0019769E">
        <w:rPr>
          <w:rFonts w:ascii="Cambria" w:hAnsi="Cambria"/>
        </w:rPr>
        <w:t xml:space="preserve"> </w:t>
      </w:r>
      <w:r w:rsidR="00DC2AAE">
        <w:rPr>
          <w:rFonts w:ascii="Cambria" w:hAnsi="Cambria"/>
        </w:rPr>
        <w:t>being passed as fact</w:t>
      </w:r>
      <w:r w:rsidR="00FD509B">
        <w:rPr>
          <w:rFonts w:ascii="Cambria" w:hAnsi="Cambria"/>
        </w:rPr>
        <w:t xml:space="preserve"> </w:t>
      </w:r>
      <w:r w:rsidR="00D166C6">
        <w:rPr>
          <w:rFonts w:ascii="Cambria" w:hAnsi="Cambria"/>
        </w:rPr>
        <w:t>to th</w:t>
      </w:r>
      <w:r w:rsidR="0035280E">
        <w:rPr>
          <w:rFonts w:ascii="Cambria" w:hAnsi="Cambria"/>
        </w:rPr>
        <w:t>e</w:t>
      </w:r>
      <w:r w:rsidR="00D166C6">
        <w:rPr>
          <w:rFonts w:ascii="Cambria" w:hAnsi="Cambria"/>
        </w:rPr>
        <w:t xml:space="preserve"> citizen</w:t>
      </w:r>
      <w:del w:id="1" w:author="Lucy Hunter" w:date="2026-03-27T10:04:00Z" w16du:dateUtc="2026-03-27T16:04:00Z">
        <w:r w:rsidR="00D166C6" w:rsidDel="00692A07">
          <w:rPr>
            <w:rFonts w:ascii="Cambria" w:hAnsi="Cambria"/>
          </w:rPr>
          <w:delText>’</w:delText>
        </w:r>
      </w:del>
      <w:r w:rsidR="00D166C6">
        <w:rPr>
          <w:rFonts w:ascii="Cambria" w:hAnsi="Cambria"/>
        </w:rPr>
        <w:t>s we were elected to serve</w:t>
      </w:r>
      <w:r w:rsidR="00AA43EE" w:rsidRPr="0019769E">
        <w:rPr>
          <w:rFonts w:ascii="Cambria" w:hAnsi="Cambria"/>
        </w:rPr>
        <w:t xml:space="preserve">. </w:t>
      </w:r>
    </w:p>
    <w:p w14:paraId="6E0BB1FC" w14:textId="31CC2117" w:rsidR="00EE4471" w:rsidRDefault="00506D53">
      <w:pPr>
        <w:rPr>
          <w:rFonts w:ascii="Cambria" w:hAnsi="Cambria"/>
        </w:rPr>
      </w:pPr>
      <w:r>
        <w:rPr>
          <w:rFonts w:ascii="Cambria" w:hAnsi="Cambria"/>
        </w:rPr>
        <w:t>The overarching theme of th</w:t>
      </w:r>
      <w:r w:rsidR="00D92519">
        <w:rPr>
          <w:rFonts w:ascii="Cambria" w:hAnsi="Cambria"/>
        </w:rPr>
        <w:t>e</w:t>
      </w:r>
      <w:r>
        <w:rPr>
          <w:rFonts w:ascii="Cambria" w:hAnsi="Cambria"/>
        </w:rPr>
        <w:t xml:space="preserve"> </w:t>
      </w:r>
      <w:r w:rsidR="00D92519">
        <w:rPr>
          <w:rFonts w:ascii="Cambria" w:hAnsi="Cambria"/>
        </w:rPr>
        <w:t>anonymous</w:t>
      </w:r>
      <w:r>
        <w:rPr>
          <w:rFonts w:ascii="Cambria" w:hAnsi="Cambria"/>
        </w:rPr>
        <w:t xml:space="preserve"> </w:t>
      </w:r>
      <w:r w:rsidR="00D92519">
        <w:rPr>
          <w:rFonts w:ascii="Cambria" w:hAnsi="Cambria"/>
        </w:rPr>
        <w:t>post</w:t>
      </w:r>
      <w:r>
        <w:rPr>
          <w:rFonts w:ascii="Cambria" w:hAnsi="Cambria"/>
        </w:rPr>
        <w:t xml:space="preserve"> is that somehow th</w:t>
      </w:r>
      <w:r w:rsidR="00D92519">
        <w:rPr>
          <w:rFonts w:ascii="Cambria" w:hAnsi="Cambria"/>
        </w:rPr>
        <w:t>e</w:t>
      </w:r>
      <w:r>
        <w:rPr>
          <w:rFonts w:ascii="Cambria" w:hAnsi="Cambria"/>
        </w:rPr>
        <w:t xml:space="preserve"> </w:t>
      </w:r>
      <w:r w:rsidR="00D92519">
        <w:rPr>
          <w:rFonts w:ascii="Cambria" w:hAnsi="Cambria"/>
        </w:rPr>
        <w:t>Administrator</w:t>
      </w:r>
      <w:r>
        <w:rPr>
          <w:rFonts w:ascii="Cambria" w:hAnsi="Cambria"/>
        </w:rPr>
        <w:t xml:space="preserve"> is making all the decisions</w:t>
      </w:r>
      <w:r w:rsidR="00D92519">
        <w:rPr>
          <w:rFonts w:ascii="Cambria" w:hAnsi="Cambria"/>
        </w:rPr>
        <w:t xml:space="preserve"> for the Town</w:t>
      </w:r>
      <w:r w:rsidR="00C07A54">
        <w:rPr>
          <w:rFonts w:ascii="Cambria" w:hAnsi="Cambria"/>
        </w:rPr>
        <w:t xml:space="preserve"> and</w:t>
      </w:r>
      <w:r w:rsidR="00775DC8">
        <w:rPr>
          <w:rFonts w:ascii="Cambria" w:hAnsi="Cambria"/>
        </w:rPr>
        <w:t xml:space="preserve"> that these are </w:t>
      </w:r>
      <w:r w:rsidR="00C07A54">
        <w:rPr>
          <w:rFonts w:ascii="Cambria" w:hAnsi="Cambria"/>
        </w:rPr>
        <w:t xml:space="preserve">all </w:t>
      </w:r>
      <w:r w:rsidR="00775DC8">
        <w:rPr>
          <w:rFonts w:ascii="Cambria" w:hAnsi="Cambria"/>
        </w:rPr>
        <w:t>bad decisions</w:t>
      </w:r>
      <w:r w:rsidR="00A16FE9">
        <w:rPr>
          <w:rFonts w:ascii="Cambria" w:hAnsi="Cambria"/>
        </w:rPr>
        <w:t>.</w:t>
      </w:r>
      <w:r w:rsidR="00D92519">
        <w:rPr>
          <w:rFonts w:ascii="Cambria" w:hAnsi="Cambria"/>
        </w:rPr>
        <w:t xml:space="preserve"> </w:t>
      </w:r>
      <w:r w:rsidR="00935C35">
        <w:rPr>
          <w:rFonts w:ascii="Cambria" w:hAnsi="Cambria"/>
        </w:rPr>
        <w:t>T</w:t>
      </w:r>
      <w:r w:rsidR="00D92519">
        <w:rPr>
          <w:rFonts w:ascii="Cambria" w:hAnsi="Cambria"/>
        </w:rPr>
        <w:t xml:space="preserve">his is totally false and </w:t>
      </w:r>
      <w:r w:rsidR="007E2161">
        <w:rPr>
          <w:rFonts w:ascii="Cambria" w:hAnsi="Cambria"/>
        </w:rPr>
        <w:t>a deliberate misrepresentation of facts and events</w:t>
      </w:r>
      <w:r w:rsidR="00733065">
        <w:rPr>
          <w:rFonts w:ascii="Cambria" w:hAnsi="Cambria"/>
        </w:rPr>
        <w:t xml:space="preserve">. </w:t>
      </w:r>
      <w:r w:rsidR="00935C35">
        <w:rPr>
          <w:rFonts w:ascii="Cambria" w:hAnsi="Cambria"/>
        </w:rPr>
        <w:t xml:space="preserve">The </w:t>
      </w:r>
      <w:r w:rsidR="001355D6">
        <w:rPr>
          <w:rFonts w:ascii="Cambria" w:hAnsi="Cambria"/>
        </w:rPr>
        <w:t>Mayor</w:t>
      </w:r>
      <w:r w:rsidR="00935C35">
        <w:rPr>
          <w:rFonts w:ascii="Cambria" w:hAnsi="Cambria"/>
        </w:rPr>
        <w:t xml:space="preserve"> </w:t>
      </w:r>
      <w:r w:rsidR="00200ACE">
        <w:rPr>
          <w:rFonts w:ascii="Cambria" w:hAnsi="Cambria"/>
        </w:rPr>
        <w:t>a</w:t>
      </w:r>
      <w:r w:rsidR="00935C35">
        <w:rPr>
          <w:rFonts w:ascii="Cambria" w:hAnsi="Cambria"/>
        </w:rPr>
        <w:t xml:space="preserve">nd Trustees </w:t>
      </w:r>
      <w:r w:rsidR="001C2575">
        <w:rPr>
          <w:rFonts w:ascii="Cambria" w:hAnsi="Cambria"/>
        </w:rPr>
        <w:t xml:space="preserve">rely on </w:t>
      </w:r>
      <w:r w:rsidR="00013AE6">
        <w:rPr>
          <w:rFonts w:ascii="Cambria" w:hAnsi="Cambria"/>
        </w:rPr>
        <w:t>i</w:t>
      </w:r>
      <w:r w:rsidR="001C2575">
        <w:rPr>
          <w:rFonts w:ascii="Cambria" w:hAnsi="Cambria"/>
        </w:rPr>
        <w:t>nput fr</w:t>
      </w:r>
      <w:r w:rsidR="00D92E16">
        <w:rPr>
          <w:rFonts w:ascii="Cambria" w:hAnsi="Cambria"/>
        </w:rPr>
        <w:t>o</w:t>
      </w:r>
      <w:r w:rsidR="001C2575">
        <w:rPr>
          <w:rFonts w:ascii="Cambria" w:hAnsi="Cambria"/>
        </w:rPr>
        <w:t xml:space="preserve">m the Town </w:t>
      </w:r>
      <w:r w:rsidR="00D92E16">
        <w:rPr>
          <w:rFonts w:ascii="Cambria" w:hAnsi="Cambria"/>
        </w:rPr>
        <w:t>Administrator</w:t>
      </w:r>
      <w:r w:rsidR="001C2575">
        <w:rPr>
          <w:rFonts w:ascii="Cambria" w:hAnsi="Cambria"/>
        </w:rPr>
        <w:t xml:space="preserve"> </w:t>
      </w:r>
      <w:r w:rsidR="00D92E16">
        <w:rPr>
          <w:rFonts w:ascii="Cambria" w:hAnsi="Cambria"/>
        </w:rPr>
        <w:t>a</w:t>
      </w:r>
      <w:r w:rsidR="001C2575">
        <w:rPr>
          <w:rFonts w:ascii="Cambria" w:hAnsi="Cambria"/>
        </w:rPr>
        <w:t xml:space="preserve">nd </w:t>
      </w:r>
      <w:r w:rsidR="00D92E16">
        <w:rPr>
          <w:rFonts w:ascii="Cambria" w:hAnsi="Cambria"/>
        </w:rPr>
        <w:t>Department</w:t>
      </w:r>
      <w:r w:rsidR="001C2575">
        <w:rPr>
          <w:rFonts w:ascii="Cambria" w:hAnsi="Cambria"/>
        </w:rPr>
        <w:t xml:space="preserve"> heads in order to make </w:t>
      </w:r>
      <w:r w:rsidR="00D92E16">
        <w:rPr>
          <w:rFonts w:ascii="Cambria" w:hAnsi="Cambria"/>
        </w:rPr>
        <w:t xml:space="preserve">necessary </w:t>
      </w:r>
      <w:r w:rsidR="006047B7">
        <w:rPr>
          <w:rFonts w:ascii="Cambria" w:hAnsi="Cambria"/>
        </w:rPr>
        <w:t>decisions</w:t>
      </w:r>
      <w:r w:rsidR="00733065">
        <w:rPr>
          <w:rFonts w:ascii="Cambria" w:hAnsi="Cambria"/>
        </w:rPr>
        <w:t xml:space="preserve"> and it is the decisions of the </w:t>
      </w:r>
      <w:r w:rsidR="00A307BB">
        <w:rPr>
          <w:rFonts w:ascii="Cambria" w:hAnsi="Cambria"/>
        </w:rPr>
        <w:t>Trustees</w:t>
      </w:r>
      <w:r w:rsidR="00733065">
        <w:rPr>
          <w:rFonts w:ascii="Cambria" w:hAnsi="Cambria"/>
        </w:rPr>
        <w:t xml:space="preserve"> that </w:t>
      </w:r>
      <w:r w:rsidR="00A307BB">
        <w:rPr>
          <w:rFonts w:ascii="Cambria" w:hAnsi="Cambria"/>
        </w:rPr>
        <w:t>are put in place by th</w:t>
      </w:r>
      <w:r w:rsidR="00A16FE9">
        <w:rPr>
          <w:rFonts w:ascii="Cambria" w:hAnsi="Cambria"/>
        </w:rPr>
        <w:t>e</w:t>
      </w:r>
      <w:r w:rsidR="00A307BB">
        <w:rPr>
          <w:rFonts w:ascii="Cambria" w:hAnsi="Cambria"/>
        </w:rPr>
        <w:t xml:space="preserve"> staff</w:t>
      </w:r>
      <w:r w:rsidR="00D92E16">
        <w:rPr>
          <w:rFonts w:ascii="Cambria" w:hAnsi="Cambria"/>
        </w:rPr>
        <w:t xml:space="preserve">. This is how </w:t>
      </w:r>
      <w:r w:rsidR="00A16FE9">
        <w:rPr>
          <w:rFonts w:ascii="Cambria" w:hAnsi="Cambria"/>
        </w:rPr>
        <w:t>Paonia’s</w:t>
      </w:r>
      <w:r w:rsidR="00D92E16">
        <w:rPr>
          <w:rFonts w:ascii="Cambria" w:hAnsi="Cambria"/>
        </w:rPr>
        <w:t xml:space="preserve"> </w:t>
      </w:r>
      <w:r w:rsidR="00745854">
        <w:rPr>
          <w:rFonts w:ascii="Cambria" w:hAnsi="Cambria"/>
        </w:rPr>
        <w:t>Administrator</w:t>
      </w:r>
      <w:r w:rsidR="00D92E16">
        <w:rPr>
          <w:rFonts w:ascii="Cambria" w:hAnsi="Cambria"/>
        </w:rPr>
        <w:t>/</w:t>
      </w:r>
      <w:r w:rsidR="00745854">
        <w:rPr>
          <w:rFonts w:ascii="Cambria" w:hAnsi="Cambria"/>
        </w:rPr>
        <w:t>Trustee</w:t>
      </w:r>
      <w:r w:rsidR="00D92E16">
        <w:rPr>
          <w:rFonts w:ascii="Cambria" w:hAnsi="Cambria"/>
        </w:rPr>
        <w:t xml:space="preserve"> form of </w:t>
      </w:r>
      <w:r w:rsidR="008F6855">
        <w:rPr>
          <w:rFonts w:ascii="Cambria" w:hAnsi="Cambria"/>
        </w:rPr>
        <w:t xml:space="preserve">municipal </w:t>
      </w:r>
      <w:r w:rsidR="00745854">
        <w:rPr>
          <w:rFonts w:ascii="Cambria" w:hAnsi="Cambria"/>
        </w:rPr>
        <w:t xml:space="preserve">government operates. </w:t>
      </w:r>
      <w:r w:rsidR="007F1C6E" w:rsidRPr="002A3496">
        <w:rPr>
          <w:rFonts w:ascii="Cambria" w:hAnsi="Cambria"/>
          <w:b/>
          <w:bCs/>
        </w:rPr>
        <w:t>Plea</w:t>
      </w:r>
      <w:r w:rsidR="002A3496" w:rsidRPr="002A3496">
        <w:rPr>
          <w:rFonts w:ascii="Cambria" w:hAnsi="Cambria"/>
          <w:b/>
          <w:bCs/>
        </w:rPr>
        <w:t>s</w:t>
      </w:r>
      <w:r w:rsidR="007F1C6E" w:rsidRPr="002A3496">
        <w:rPr>
          <w:rFonts w:ascii="Cambria" w:hAnsi="Cambria"/>
          <w:b/>
          <w:bCs/>
        </w:rPr>
        <w:t xml:space="preserve">e </w:t>
      </w:r>
      <w:r w:rsidR="004D6CF1" w:rsidRPr="002A3496">
        <w:rPr>
          <w:rFonts w:ascii="Cambria" w:hAnsi="Cambria"/>
          <w:b/>
          <w:bCs/>
        </w:rPr>
        <w:t>note</w:t>
      </w:r>
      <w:r w:rsidR="007F1C6E" w:rsidRPr="00173B01">
        <w:rPr>
          <w:rFonts w:ascii="Cambria" w:hAnsi="Cambria"/>
          <w:b/>
          <w:bCs/>
        </w:rPr>
        <w:t xml:space="preserve"> that </w:t>
      </w:r>
      <w:r w:rsidR="002A3496">
        <w:rPr>
          <w:rFonts w:ascii="Cambria" w:hAnsi="Cambria"/>
          <w:b/>
          <w:bCs/>
        </w:rPr>
        <w:t xml:space="preserve">all </w:t>
      </w:r>
      <w:r w:rsidR="007F1C6E" w:rsidRPr="00173B01">
        <w:rPr>
          <w:rFonts w:ascii="Cambria" w:hAnsi="Cambria"/>
          <w:b/>
          <w:bCs/>
        </w:rPr>
        <w:t xml:space="preserve">information being described </w:t>
      </w:r>
      <w:r w:rsidR="002A3496">
        <w:rPr>
          <w:rFonts w:ascii="Cambria" w:hAnsi="Cambria"/>
          <w:b/>
          <w:bCs/>
        </w:rPr>
        <w:t xml:space="preserve">here </w:t>
      </w:r>
      <w:r w:rsidR="007F1C6E" w:rsidRPr="00173B01">
        <w:rPr>
          <w:rFonts w:ascii="Cambria" w:hAnsi="Cambria"/>
          <w:b/>
          <w:bCs/>
        </w:rPr>
        <w:t xml:space="preserve">is discussed publicly </w:t>
      </w:r>
      <w:r w:rsidR="007F1C6E">
        <w:rPr>
          <w:rFonts w:ascii="Cambria" w:hAnsi="Cambria"/>
          <w:b/>
          <w:bCs/>
        </w:rPr>
        <w:t>and is</w:t>
      </w:r>
      <w:r w:rsidR="007F1C6E" w:rsidRPr="00173B01">
        <w:rPr>
          <w:rFonts w:ascii="Cambria" w:hAnsi="Cambria"/>
          <w:b/>
          <w:bCs/>
        </w:rPr>
        <w:t xml:space="preserve"> available on the Town’s website.</w:t>
      </w:r>
    </w:p>
    <w:p w14:paraId="00762122" w14:textId="76FDDF6E" w:rsidR="0075275C" w:rsidRDefault="003652AC">
      <w:pPr>
        <w:rPr>
          <w:rFonts w:ascii="Cambria" w:hAnsi="Cambria"/>
        </w:rPr>
      </w:pPr>
      <w:r>
        <w:rPr>
          <w:rFonts w:ascii="Cambria" w:hAnsi="Cambria"/>
        </w:rPr>
        <w:t>The most significant</w:t>
      </w:r>
      <w:r w:rsidR="00335736">
        <w:rPr>
          <w:rFonts w:ascii="Cambria" w:hAnsi="Cambria"/>
        </w:rPr>
        <w:t xml:space="preserve"> </w:t>
      </w:r>
      <w:r w:rsidR="006C704B">
        <w:rPr>
          <w:rFonts w:ascii="Cambria" w:hAnsi="Cambria"/>
        </w:rPr>
        <w:t xml:space="preserve">recent </w:t>
      </w:r>
      <w:r w:rsidR="00335736">
        <w:rPr>
          <w:rFonts w:ascii="Cambria" w:hAnsi="Cambria"/>
        </w:rPr>
        <w:t>achievement for our small Town is being awarded a t</w:t>
      </w:r>
      <w:r w:rsidR="00113241">
        <w:rPr>
          <w:rFonts w:ascii="Cambria" w:hAnsi="Cambria"/>
        </w:rPr>
        <w:t xml:space="preserve">otal of </w:t>
      </w:r>
      <w:r w:rsidR="00F55836">
        <w:rPr>
          <w:rFonts w:ascii="Cambria" w:hAnsi="Cambria"/>
        </w:rPr>
        <w:t>$10M i</w:t>
      </w:r>
      <w:r w:rsidR="004F51FC">
        <w:rPr>
          <w:rFonts w:ascii="Cambria" w:hAnsi="Cambria"/>
        </w:rPr>
        <w:t xml:space="preserve">n grants </w:t>
      </w:r>
      <w:r w:rsidR="00F55836">
        <w:rPr>
          <w:rFonts w:ascii="Cambria" w:hAnsi="Cambria"/>
        </w:rPr>
        <w:t>(50%)</w:t>
      </w:r>
      <w:r w:rsidR="000C41FE">
        <w:rPr>
          <w:rFonts w:ascii="Cambria" w:hAnsi="Cambria"/>
        </w:rPr>
        <w:t xml:space="preserve"> </w:t>
      </w:r>
      <w:r w:rsidR="004F51FC">
        <w:rPr>
          <w:rFonts w:ascii="Cambria" w:hAnsi="Cambria"/>
        </w:rPr>
        <w:t xml:space="preserve">and low-interest loans </w:t>
      </w:r>
      <w:r w:rsidR="000C41FE">
        <w:rPr>
          <w:rFonts w:ascii="Cambria" w:hAnsi="Cambria"/>
        </w:rPr>
        <w:t xml:space="preserve">(50%) </w:t>
      </w:r>
      <w:r w:rsidR="00767F9B">
        <w:rPr>
          <w:rFonts w:ascii="Cambria" w:hAnsi="Cambria"/>
        </w:rPr>
        <w:t>t</w:t>
      </w:r>
      <w:r w:rsidR="004F51FC">
        <w:rPr>
          <w:rFonts w:ascii="Cambria" w:hAnsi="Cambria"/>
        </w:rPr>
        <w:t xml:space="preserve">o finally </w:t>
      </w:r>
      <w:r w:rsidR="001C435B">
        <w:rPr>
          <w:rFonts w:ascii="Cambria" w:hAnsi="Cambria"/>
        </w:rPr>
        <w:t xml:space="preserve">(after decades of </w:t>
      </w:r>
      <w:r w:rsidR="00CD22AE">
        <w:rPr>
          <w:rFonts w:ascii="Cambria" w:hAnsi="Cambria"/>
        </w:rPr>
        <w:t xml:space="preserve">deferred </w:t>
      </w:r>
      <w:r w:rsidR="00734FAE">
        <w:rPr>
          <w:rFonts w:ascii="Cambria" w:hAnsi="Cambria"/>
        </w:rPr>
        <w:t>maintenance</w:t>
      </w:r>
      <w:r w:rsidR="00CD22AE">
        <w:rPr>
          <w:rFonts w:ascii="Cambria" w:hAnsi="Cambria"/>
        </w:rPr>
        <w:t xml:space="preserve">) address </w:t>
      </w:r>
      <w:r w:rsidR="00C71A74">
        <w:rPr>
          <w:rFonts w:ascii="Cambria" w:hAnsi="Cambria"/>
        </w:rPr>
        <w:t xml:space="preserve">needed </w:t>
      </w:r>
      <w:r w:rsidR="00734FAE">
        <w:rPr>
          <w:rFonts w:ascii="Cambria" w:hAnsi="Cambria"/>
        </w:rPr>
        <w:t>repairs</w:t>
      </w:r>
      <w:r w:rsidR="00C71A74">
        <w:rPr>
          <w:rFonts w:ascii="Cambria" w:hAnsi="Cambria"/>
        </w:rPr>
        <w:t xml:space="preserve"> and </w:t>
      </w:r>
      <w:r w:rsidR="00734FAE">
        <w:rPr>
          <w:rFonts w:ascii="Cambria" w:hAnsi="Cambria"/>
        </w:rPr>
        <w:t>replacements</w:t>
      </w:r>
      <w:r w:rsidR="00C71A74">
        <w:rPr>
          <w:rFonts w:ascii="Cambria" w:hAnsi="Cambria"/>
        </w:rPr>
        <w:t xml:space="preserve"> </w:t>
      </w:r>
      <w:r w:rsidR="00262900">
        <w:rPr>
          <w:rFonts w:ascii="Cambria" w:hAnsi="Cambria"/>
        </w:rPr>
        <w:t xml:space="preserve">to ensure we continue to </w:t>
      </w:r>
      <w:r w:rsidR="001A4D39">
        <w:rPr>
          <w:rFonts w:ascii="Cambria" w:hAnsi="Cambria"/>
        </w:rPr>
        <w:t xml:space="preserve">provide </w:t>
      </w:r>
      <w:r w:rsidR="0037342A">
        <w:rPr>
          <w:rFonts w:ascii="Cambria" w:hAnsi="Cambria"/>
        </w:rPr>
        <w:t xml:space="preserve">drinking </w:t>
      </w:r>
      <w:r w:rsidR="001A4D39">
        <w:rPr>
          <w:rFonts w:ascii="Cambria" w:hAnsi="Cambria"/>
        </w:rPr>
        <w:t xml:space="preserve">water </w:t>
      </w:r>
      <w:r w:rsidR="00613924">
        <w:rPr>
          <w:rFonts w:ascii="Cambria" w:hAnsi="Cambria"/>
        </w:rPr>
        <w:t>for</w:t>
      </w:r>
      <w:r w:rsidR="001A4D39">
        <w:rPr>
          <w:rFonts w:ascii="Cambria" w:hAnsi="Cambria"/>
        </w:rPr>
        <w:t xml:space="preserve"> the 1500 households and </w:t>
      </w:r>
      <w:r w:rsidR="00E57B84">
        <w:rPr>
          <w:rFonts w:ascii="Cambria" w:hAnsi="Cambria"/>
        </w:rPr>
        <w:t>businesses we serve</w:t>
      </w:r>
      <w:r w:rsidR="001A4D39">
        <w:rPr>
          <w:rFonts w:ascii="Cambria" w:hAnsi="Cambria"/>
        </w:rPr>
        <w:t xml:space="preserve">. </w:t>
      </w:r>
      <w:r w:rsidR="004062B9">
        <w:rPr>
          <w:rFonts w:ascii="Cambria" w:hAnsi="Cambria"/>
        </w:rPr>
        <w:t xml:space="preserve">Our 2M gallon </w:t>
      </w:r>
      <w:r w:rsidR="00B95CAA">
        <w:rPr>
          <w:rFonts w:ascii="Cambria" w:hAnsi="Cambria"/>
        </w:rPr>
        <w:t xml:space="preserve">treated </w:t>
      </w:r>
      <w:r w:rsidR="004062B9">
        <w:rPr>
          <w:rFonts w:ascii="Cambria" w:hAnsi="Cambria"/>
        </w:rPr>
        <w:t>water tank</w:t>
      </w:r>
      <w:r w:rsidR="00B95CAA">
        <w:rPr>
          <w:rFonts w:ascii="Cambria" w:hAnsi="Cambria"/>
        </w:rPr>
        <w:t xml:space="preserve"> </w:t>
      </w:r>
      <w:r w:rsidR="004062B9">
        <w:rPr>
          <w:rFonts w:ascii="Cambria" w:hAnsi="Cambria"/>
        </w:rPr>
        <w:t xml:space="preserve">is </w:t>
      </w:r>
      <w:r w:rsidR="00B95CAA">
        <w:rPr>
          <w:rFonts w:ascii="Cambria" w:hAnsi="Cambria"/>
        </w:rPr>
        <w:t>currently</w:t>
      </w:r>
      <w:r w:rsidR="004062B9">
        <w:rPr>
          <w:rFonts w:ascii="Cambria" w:hAnsi="Cambria"/>
        </w:rPr>
        <w:t xml:space="preserve"> being relined as required by the state, </w:t>
      </w:r>
      <w:r w:rsidR="005D6CEF">
        <w:rPr>
          <w:rFonts w:ascii="Cambria" w:hAnsi="Cambria"/>
        </w:rPr>
        <w:t xml:space="preserve">long needed </w:t>
      </w:r>
      <w:r w:rsidR="00361D09">
        <w:rPr>
          <w:rFonts w:ascii="Cambria" w:hAnsi="Cambria"/>
        </w:rPr>
        <w:t xml:space="preserve">water meters </w:t>
      </w:r>
      <w:r w:rsidR="003D7AB1">
        <w:rPr>
          <w:rFonts w:ascii="Cambria" w:hAnsi="Cambria"/>
        </w:rPr>
        <w:t xml:space="preserve">on our most important mountain spring </w:t>
      </w:r>
      <w:r w:rsidR="002F6E3B">
        <w:rPr>
          <w:rFonts w:ascii="Cambria" w:hAnsi="Cambria"/>
        </w:rPr>
        <w:t>complexes</w:t>
      </w:r>
      <w:r w:rsidR="003D7AB1">
        <w:rPr>
          <w:rFonts w:ascii="Cambria" w:hAnsi="Cambria"/>
        </w:rPr>
        <w:t xml:space="preserve"> (which is the </w:t>
      </w:r>
      <w:r w:rsidR="002F6E3B">
        <w:rPr>
          <w:rFonts w:ascii="Cambria" w:hAnsi="Cambria"/>
        </w:rPr>
        <w:t>sole</w:t>
      </w:r>
      <w:r w:rsidR="003D7AB1">
        <w:rPr>
          <w:rFonts w:ascii="Cambria" w:hAnsi="Cambria"/>
        </w:rPr>
        <w:t xml:space="preserve"> source of Paonia’s </w:t>
      </w:r>
      <w:r w:rsidR="002F6E3B">
        <w:rPr>
          <w:rFonts w:ascii="Cambria" w:hAnsi="Cambria"/>
        </w:rPr>
        <w:t xml:space="preserve">drinking </w:t>
      </w:r>
      <w:r w:rsidR="003D7AB1">
        <w:rPr>
          <w:rFonts w:ascii="Cambria" w:hAnsi="Cambria"/>
        </w:rPr>
        <w:t xml:space="preserve">water) </w:t>
      </w:r>
      <w:r w:rsidR="005D6CEF">
        <w:rPr>
          <w:rFonts w:ascii="Cambria" w:hAnsi="Cambria"/>
        </w:rPr>
        <w:t xml:space="preserve">are </w:t>
      </w:r>
      <w:r w:rsidR="0036232B">
        <w:rPr>
          <w:rFonts w:ascii="Cambria" w:hAnsi="Cambria"/>
        </w:rPr>
        <w:t>b</w:t>
      </w:r>
      <w:r w:rsidR="005D6CEF">
        <w:rPr>
          <w:rFonts w:ascii="Cambria" w:hAnsi="Cambria"/>
        </w:rPr>
        <w:t>eing</w:t>
      </w:r>
      <w:r w:rsidR="0036232B">
        <w:rPr>
          <w:rFonts w:ascii="Cambria" w:hAnsi="Cambria"/>
        </w:rPr>
        <w:t xml:space="preserve"> </w:t>
      </w:r>
      <w:r w:rsidR="005D6CEF">
        <w:rPr>
          <w:rFonts w:ascii="Cambria" w:hAnsi="Cambria"/>
        </w:rPr>
        <w:t>installed in 2026</w:t>
      </w:r>
      <w:r w:rsidR="0036232B">
        <w:rPr>
          <w:rFonts w:ascii="Cambria" w:hAnsi="Cambria"/>
        </w:rPr>
        <w:t xml:space="preserve"> </w:t>
      </w:r>
      <w:r w:rsidR="002F6E3B">
        <w:rPr>
          <w:rFonts w:ascii="Cambria" w:hAnsi="Cambria"/>
        </w:rPr>
        <w:t xml:space="preserve">and </w:t>
      </w:r>
      <w:r w:rsidR="004062B9">
        <w:rPr>
          <w:rFonts w:ascii="Cambria" w:hAnsi="Cambria"/>
        </w:rPr>
        <w:t xml:space="preserve">we are </w:t>
      </w:r>
      <w:r w:rsidR="0036232B">
        <w:rPr>
          <w:rFonts w:ascii="Cambria" w:hAnsi="Cambria"/>
        </w:rPr>
        <w:t xml:space="preserve">also </w:t>
      </w:r>
      <w:r w:rsidR="004062B9">
        <w:rPr>
          <w:rFonts w:ascii="Cambria" w:hAnsi="Cambria"/>
        </w:rPr>
        <w:t>re</w:t>
      </w:r>
      <w:r w:rsidR="007215AB">
        <w:rPr>
          <w:rFonts w:ascii="Cambria" w:hAnsi="Cambria"/>
        </w:rPr>
        <w:t>p</w:t>
      </w:r>
      <w:r w:rsidR="004062B9">
        <w:rPr>
          <w:rFonts w:ascii="Cambria" w:hAnsi="Cambria"/>
        </w:rPr>
        <w:t>lacing 10,000</w:t>
      </w:r>
      <w:r w:rsidR="00B95CAA">
        <w:rPr>
          <w:rFonts w:ascii="Cambria" w:hAnsi="Cambria"/>
        </w:rPr>
        <w:t xml:space="preserve"> feet of </w:t>
      </w:r>
      <w:r w:rsidR="00FE032C">
        <w:rPr>
          <w:rFonts w:ascii="Cambria" w:hAnsi="Cambria"/>
        </w:rPr>
        <w:t>50</w:t>
      </w:r>
      <w:r w:rsidR="00FF7BB9">
        <w:rPr>
          <w:rFonts w:ascii="Cambria" w:hAnsi="Cambria"/>
          <w:vertAlign w:val="superscript"/>
        </w:rPr>
        <w:t>+</w:t>
      </w:r>
      <w:r w:rsidR="00C83282">
        <w:rPr>
          <w:rFonts w:ascii="Cambria" w:hAnsi="Cambria"/>
          <w:vertAlign w:val="superscript"/>
        </w:rPr>
        <w:t xml:space="preserve"> </w:t>
      </w:r>
      <w:r w:rsidR="00FE032C">
        <w:rPr>
          <w:rFonts w:ascii="Cambria" w:hAnsi="Cambria"/>
        </w:rPr>
        <w:t>year</w:t>
      </w:r>
      <w:r w:rsidR="00C83282">
        <w:rPr>
          <w:rFonts w:ascii="Cambria" w:hAnsi="Cambria"/>
        </w:rPr>
        <w:t xml:space="preserve"> </w:t>
      </w:r>
      <w:r w:rsidR="00FE032C">
        <w:rPr>
          <w:rFonts w:ascii="Cambria" w:hAnsi="Cambria"/>
        </w:rPr>
        <w:t>old</w:t>
      </w:r>
      <w:r w:rsidR="00B95CAA">
        <w:rPr>
          <w:rFonts w:ascii="Cambria" w:hAnsi="Cambria"/>
        </w:rPr>
        <w:t xml:space="preserve"> rusted </w:t>
      </w:r>
      <w:r w:rsidR="002C643C">
        <w:rPr>
          <w:rFonts w:ascii="Cambria" w:hAnsi="Cambria"/>
        </w:rPr>
        <w:t xml:space="preserve">steel </w:t>
      </w:r>
      <w:r w:rsidR="007215AB">
        <w:rPr>
          <w:rFonts w:ascii="Cambria" w:hAnsi="Cambria"/>
        </w:rPr>
        <w:t xml:space="preserve">pipe that provides water to </w:t>
      </w:r>
      <w:r w:rsidR="002C643C">
        <w:rPr>
          <w:rFonts w:ascii="Cambria" w:hAnsi="Cambria"/>
        </w:rPr>
        <w:t>most</w:t>
      </w:r>
      <w:r w:rsidR="007215AB">
        <w:rPr>
          <w:rFonts w:ascii="Cambria" w:hAnsi="Cambria"/>
        </w:rPr>
        <w:t xml:space="preserve"> of our users. </w:t>
      </w:r>
      <w:r w:rsidR="002C643C">
        <w:rPr>
          <w:rFonts w:ascii="Cambria" w:hAnsi="Cambria"/>
        </w:rPr>
        <w:t>All thre</w:t>
      </w:r>
      <w:r w:rsidR="00014C9B">
        <w:rPr>
          <w:rFonts w:ascii="Cambria" w:hAnsi="Cambria"/>
        </w:rPr>
        <w:t xml:space="preserve">e </w:t>
      </w:r>
      <w:r w:rsidR="007215AB">
        <w:rPr>
          <w:rFonts w:ascii="Cambria" w:hAnsi="Cambria"/>
        </w:rPr>
        <w:t xml:space="preserve">projects </w:t>
      </w:r>
      <w:r w:rsidR="00014C9B">
        <w:rPr>
          <w:rFonts w:ascii="Cambria" w:hAnsi="Cambria"/>
        </w:rPr>
        <w:t>combined</w:t>
      </w:r>
      <w:r w:rsidR="007215AB">
        <w:rPr>
          <w:rFonts w:ascii="Cambria" w:hAnsi="Cambria"/>
        </w:rPr>
        <w:t xml:space="preserve"> have a price tag of </w:t>
      </w:r>
      <w:r w:rsidR="00014C9B">
        <w:rPr>
          <w:rFonts w:ascii="Cambria" w:hAnsi="Cambria"/>
        </w:rPr>
        <w:t>$10,</w:t>
      </w:r>
      <w:r w:rsidR="00971745">
        <w:rPr>
          <w:rFonts w:ascii="Cambria" w:hAnsi="Cambria"/>
        </w:rPr>
        <w:t xml:space="preserve">803!  </w:t>
      </w:r>
    </w:p>
    <w:p w14:paraId="0E5BA2EA" w14:textId="133D42C1" w:rsidR="00927E84" w:rsidRDefault="00DA4440" w:rsidP="00927E84">
      <w:pPr>
        <w:rPr>
          <w:rFonts w:ascii="Cambria" w:hAnsi="Cambria"/>
        </w:rPr>
      </w:pPr>
      <w:r>
        <w:rPr>
          <w:rFonts w:ascii="Cambria" w:hAnsi="Cambria"/>
        </w:rPr>
        <w:t xml:space="preserve">Our Town does not have this kind of cash </w:t>
      </w:r>
      <w:r w:rsidR="00752E9D">
        <w:rPr>
          <w:rFonts w:ascii="Cambria" w:hAnsi="Cambria"/>
        </w:rPr>
        <w:t>o</w:t>
      </w:r>
      <w:r>
        <w:rPr>
          <w:rFonts w:ascii="Cambria" w:hAnsi="Cambria"/>
        </w:rPr>
        <w:t>n hand</w:t>
      </w:r>
      <w:r w:rsidR="009C2823">
        <w:rPr>
          <w:rFonts w:ascii="Cambria" w:hAnsi="Cambria"/>
        </w:rPr>
        <w:t xml:space="preserve"> and n</w:t>
      </w:r>
      <w:r w:rsidR="002C45D8">
        <w:rPr>
          <w:rFonts w:ascii="Cambria" w:hAnsi="Cambria"/>
        </w:rPr>
        <w:t xml:space="preserve">one of these projects are remotely possible without </w:t>
      </w:r>
      <w:r w:rsidR="00ED5FF4">
        <w:rPr>
          <w:rFonts w:ascii="Cambria" w:hAnsi="Cambria"/>
        </w:rPr>
        <w:t xml:space="preserve">having </w:t>
      </w:r>
      <w:r w:rsidR="00925615">
        <w:rPr>
          <w:rFonts w:ascii="Cambria" w:hAnsi="Cambria"/>
        </w:rPr>
        <w:t xml:space="preserve">access to </w:t>
      </w:r>
      <w:r w:rsidR="000612C2">
        <w:rPr>
          <w:rFonts w:ascii="Cambria" w:hAnsi="Cambria"/>
        </w:rPr>
        <w:t>this level of</w:t>
      </w:r>
      <w:r w:rsidR="0075275C">
        <w:rPr>
          <w:rFonts w:ascii="Cambria" w:hAnsi="Cambria"/>
        </w:rPr>
        <w:t xml:space="preserve"> “cash” upfr</w:t>
      </w:r>
      <w:r w:rsidR="00ED5FF4">
        <w:rPr>
          <w:rFonts w:ascii="Cambria" w:hAnsi="Cambria"/>
        </w:rPr>
        <w:t>o</w:t>
      </w:r>
      <w:r w:rsidR="0075275C">
        <w:rPr>
          <w:rFonts w:ascii="Cambria" w:hAnsi="Cambria"/>
        </w:rPr>
        <w:t>nt</w:t>
      </w:r>
      <w:r w:rsidR="009C2823">
        <w:rPr>
          <w:rFonts w:ascii="Cambria" w:hAnsi="Cambria"/>
        </w:rPr>
        <w:t>.</w:t>
      </w:r>
      <w:r w:rsidR="00ED5FF4">
        <w:rPr>
          <w:rFonts w:ascii="Cambria" w:hAnsi="Cambria"/>
        </w:rPr>
        <w:t xml:space="preserve">….just </w:t>
      </w:r>
      <w:r w:rsidR="009C2823">
        <w:rPr>
          <w:rFonts w:ascii="Cambria" w:hAnsi="Cambria"/>
        </w:rPr>
        <w:t>like</w:t>
      </w:r>
      <w:r w:rsidR="00ED5FF4">
        <w:rPr>
          <w:rFonts w:ascii="Cambria" w:hAnsi="Cambria"/>
        </w:rPr>
        <w:t xml:space="preserve"> someone buying a house</w:t>
      </w:r>
      <w:r w:rsidR="00752E9D">
        <w:rPr>
          <w:rFonts w:ascii="Cambria" w:hAnsi="Cambria"/>
        </w:rPr>
        <w:t xml:space="preserve"> needs to take out a loan</w:t>
      </w:r>
      <w:r w:rsidR="00ED5FF4">
        <w:rPr>
          <w:rFonts w:ascii="Cambria" w:hAnsi="Cambria"/>
        </w:rPr>
        <w:t xml:space="preserve">. </w:t>
      </w:r>
      <w:r w:rsidR="00EC0E64">
        <w:rPr>
          <w:rFonts w:ascii="Cambria" w:hAnsi="Cambria"/>
        </w:rPr>
        <w:t>However,</w:t>
      </w:r>
      <w:r w:rsidR="000D09BC">
        <w:rPr>
          <w:rFonts w:ascii="Cambria" w:hAnsi="Cambria"/>
        </w:rPr>
        <w:t xml:space="preserve"> </w:t>
      </w:r>
      <w:r w:rsidR="00F75840">
        <w:rPr>
          <w:rFonts w:ascii="Cambria" w:hAnsi="Cambria"/>
        </w:rPr>
        <w:t xml:space="preserve">our </w:t>
      </w:r>
      <w:r w:rsidR="000D09BC">
        <w:rPr>
          <w:rFonts w:ascii="Cambria" w:hAnsi="Cambria"/>
        </w:rPr>
        <w:t xml:space="preserve">anonymous </w:t>
      </w:r>
      <w:r w:rsidR="00F75840">
        <w:rPr>
          <w:rFonts w:ascii="Cambria" w:hAnsi="Cambria"/>
        </w:rPr>
        <w:t xml:space="preserve">critic </w:t>
      </w:r>
      <w:r w:rsidR="000D09BC">
        <w:rPr>
          <w:rFonts w:ascii="Cambria" w:hAnsi="Cambria"/>
        </w:rPr>
        <w:t xml:space="preserve">seems to think that the Town being awarded grants and low-interest loans to address the Town’s aging drinking water infrastructure is a bad thing and something to be mocked. </w:t>
      </w:r>
      <w:r w:rsidR="00927E84">
        <w:rPr>
          <w:rFonts w:ascii="Cambria" w:hAnsi="Cambria"/>
        </w:rPr>
        <w:t xml:space="preserve">Being awarded these very competitive grants and loans </w:t>
      </w:r>
      <w:r w:rsidR="00CA723B">
        <w:rPr>
          <w:rFonts w:ascii="Cambria" w:hAnsi="Cambria"/>
        </w:rPr>
        <w:t>is th</w:t>
      </w:r>
      <w:r w:rsidR="00CA71C8">
        <w:rPr>
          <w:rFonts w:ascii="Cambria" w:hAnsi="Cambria"/>
        </w:rPr>
        <w:t>e</w:t>
      </w:r>
      <w:r w:rsidR="00CA723B">
        <w:rPr>
          <w:rFonts w:ascii="Cambria" w:hAnsi="Cambria"/>
        </w:rPr>
        <w:t xml:space="preserve"> ONLY way to </w:t>
      </w:r>
      <w:r w:rsidR="00CA71C8">
        <w:rPr>
          <w:rFonts w:ascii="Cambria" w:hAnsi="Cambria"/>
        </w:rPr>
        <w:t>afford these expensive projects</w:t>
      </w:r>
      <w:r w:rsidR="006C704B">
        <w:rPr>
          <w:rFonts w:ascii="Cambria" w:hAnsi="Cambria"/>
        </w:rPr>
        <w:t xml:space="preserve"> and </w:t>
      </w:r>
      <w:r w:rsidR="00927E84">
        <w:rPr>
          <w:rFonts w:ascii="Cambria" w:hAnsi="Cambria"/>
        </w:rPr>
        <w:t>would not have been possible without the leadership</w:t>
      </w:r>
      <w:r w:rsidR="00140D05">
        <w:rPr>
          <w:rFonts w:ascii="Cambria" w:hAnsi="Cambria"/>
        </w:rPr>
        <w:t xml:space="preserve">, level of </w:t>
      </w:r>
      <w:r w:rsidR="00945E2D">
        <w:rPr>
          <w:rFonts w:ascii="Cambria" w:hAnsi="Cambria"/>
        </w:rPr>
        <w:t>competence</w:t>
      </w:r>
      <w:r w:rsidR="00927E84">
        <w:rPr>
          <w:rFonts w:ascii="Cambria" w:hAnsi="Cambria"/>
        </w:rPr>
        <w:t xml:space="preserve"> and long-range planning provided by our Town Administrator. These are accomplishments to celebrate. </w:t>
      </w:r>
      <w:commentRangeStart w:id="2"/>
      <w:r w:rsidR="00927E84">
        <w:rPr>
          <w:rFonts w:ascii="Cambria" w:hAnsi="Cambria"/>
        </w:rPr>
        <w:t>Why the social media warriors choose to publicly ridicule rather than thank our Town Administrator is astonishing.</w:t>
      </w:r>
      <w:commentRangeEnd w:id="2"/>
      <w:r w:rsidR="00C01498">
        <w:rPr>
          <w:rStyle w:val="CommentReference"/>
          <w:rFonts w:ascii="Cambria" w:hAnsi="Cambria"/>
          <w:sz w:val="22"/>
          <w:szCs w:val="22"/>
        </w:rPr>
        <w:commentReference w:id="2"/>
      </w:r>
    </w:p>
    <w:p w14:paraId="400E6D5D" w14:textId="31CE37D8" w:rsidR="00DD4BBE" w:rsidRDefault="00231D29">
      <w:pPr>
        <w:rPr>
          <w:rFonts w:ascii="Cambria" w:hAnsi="Cambria"/>
        </w:rPr>
      </w:pPr>
      <w:r>
        <w:rPr>
          <w:rFonts w:ascii="Cambria" w:hAnsi="Cambria"/>
        </w:rPr>
        <w:t xml:space="preserve">The </w:t>
      </w:r>
      <w:r w:rsidR="00860C68">
        <w:rPr>
          <w:rFonts w:ascii="Cambria" w:hAnsi="Cambria"/>
        </w:rPr>
        <w:t>anonymous</w:t>
      </w:r>
      <w:r>
        <w:rPr>
          <w:rFonts w:ascii="Cambria" w:hAnsi="Cambria"/>
        </w:rPr>
        <w:t xml:space="preserve"> </w:t>
      </w:r>
      <w:r w:rsidR="00FB1FD1">
        <w:rPr>
          <w:rFonts w:ascii="Cambria" w:hAnsi="Cambria"/>
        </w:rPr>
        <w:t>critic opines th</w:t>
      </w:r>
      <w:r w:rsidR="002076A5">
        <w:rPr>
          <w:rFonts w:ascii="Cambria" w:hAnsi="Cambria"/>
        </w:rPr>
        <w:t>a</w:t>
      </w:r>
      <w:r w:rsidR="00FB1FD1">
        <w:rPr>
          <w:rFonts w:ascii="Cambria" w:hAnsi="Cambria"/>
        </w:rPr>
        <w:t xml:space="preserve">t </w:t>
      </w:r>
      <w:r w:rsidR="002076A5">
        <w:rPr>
          <w:rFonts w:ascii="Cambria" w:hAnsi="Cambria"/>
        </w:rPr>
        <w:t xml:space="preserve">our Administrator “grew the bureaucracy.” </w:t>
      </w:r>
      <w:r w:rsidR="001D287B">
        <w:rPr>
          <w:rFonts w:ascii="Cambria" w:hAnsi="Cambria"/>
        </w:rPr>
        <w:t xml:space="preserve">Again, not true. </w:t>
      </w:r>
      <w:r w:rsidR="001D41D6">
        <w:rPr>
          <w:rFonts w:ascii="Cambria" w:hAnsi="Cambria"/>
        </w:rPr>
        <w:t>The Tru</w:t>
      </w:r>
      <w:r w:rsidR="005F7480">
        <w:rPr>
          <w:rFonts w:ascii="Cambria" w:hAnsi="Cambria"/>
        </w:rPr>
        <w:t>s</w:t>
      </w:r>
      <w:r w:rsidR="001D41D6">
        <w:rPr>
          <w:rFonts w:ascii="Cambria" w:hAnsi="Cambria"/>
        </w:rPr>
        <w:t>tees approve staffing levels</w:t>
      </w:r>
      <w:r w:rsidR="003425DD">
        <w:rPr>
          <w:rFonts w:ascii="Cambria" w:hAnsi="Cambria"/>
        </w:rPr>
        <w:t xml:space="preserve">. </w:t>
      </w:r>
      <w:r w:rsidR="00515197">
        <w:rPr>
          <w:rFonts w:ascii="Cambria" w:hAnsi="Cambria"/>
        </w:rPr>
        <w:t>As previously described, t</w:t>
      </w:r>
      <w:r w:rsidR="003425DD">
        <w:rPr>
          <w:rFonts w:ascii="Cambria" w:hAnsi="Cambria"/>
        </w:rPr>
        <w:t xml:space="preserve">he Town is </w:t>
      </w:r>
      <w:r w:rsidR="008155EA">
        <w:rPr>
          <w:rFonts w:ascii="Cambria" w:hAnsi="Cambria"/>
        </w:rPr>
        <w:t>embarking</w:t>
      </w:r>
      <w:del w:id="3" w:author="lucy hunter" w:date="2026-03-27T19:36:00Z" w16du:dateUtc="2026-03-28T01:36:00Z">
        <w:r w:rsidR="008155EA" w:rsidDel="00C01498">
          <w:rPr>
            <w:rFonts w:ascii="Cambria" w:hAnsi="Cambria"/>
          </w:rPr>
          <w:delText xml:space="preserve"> </w:delText>
        </w:r>
      </w:del>
      <w:r w:rsidR="009D36E0">
        <w:rPr>
          <w:rFonts w:ascii="Cambria" w:hAnsi="Cambria"/>
        </w:rPr>
        <w:t xml:space="preserve"> </w:t>
      </w:r>
      <w:r w:rsidR="00B21ABD">
        <w:rPr>
          <w:rFonts w:ascii="Cambria" w:hAnsi="Cambria"/>
        </w:rPr>
        <w:t xml:space="preserve">on an unprecedented number of infrastructure </w:t>
      </w:r>
      <w:r w:rsidR="00E35D7B">
        <w:rPr>
          <w:rFonts w:ascii="Cambria" w:hAnsi="Cambria"/>
        </w:rPr>
        <w:t xml:space="preserve">improvements </w:t>
      </w:r>
      <w:r w:rsidR="00BD1ABD">
        <w:rPr>
          <w:rFonts w:ascii="Cambria" w:hAnsi="Cambria"/>
        </w:rPr>
        <w:t xml:space="preserve">which began </w:t>
      </w:r>
      <w:r w:rsidR="00BF6E77">
        <w:rPr>
          <w:rFonts w:ascii="Cambria" w:hAnsi="Cambria"/>
        </w:rPr>
        <w:t xml:space="preserve">in 2025 and </w:t>
      </w:r>
      <w:r w:rsidR="00221D73">
        <w:rPr>
          <w:rFonts w:ascii="Cambria" w:hAnsi="Cambria"/>
        </w:rPr>
        <w:t xml:space="preserve">will </w:t>
      </w:r>
      <w:r w:rsidR="00BF6E77">
        <w:rPr>
          <w:rFonts w:ascii="Cambria" w:hAnsi="Cambria"/>
        </w:rPr>
        <w:t>continu</w:t>
      </w:r>
      <w:r w:rsidR="00221D73">
        <w:rPr>
          <w:rFonts w:ascii="Cambria" w:hAnsi="Cambria"/>
        </w:rPr>
        <w:t>e</w:t>
      </w:r>
      <w:r w:rsidR="00BF6E77">
        <w:rPr>
          <w:rFonts w:ascii="Cambria" w:hAnsi="Cambria"/>
        </w:rPr>
        <w:t xml:space="preserve"> into 2027. </w:t>
      </w:r>
      <w:r w:rsidR="00E54635">
        <w:rPr>
          <w:rFonts w:ascii="Cambria" w:hAnsi="Cambria"/>
        </w:rPr>
        <w:t>We ha</w:t>
      </w:r>
      <w:r w:rsidR="00C1463C">
        <w:rPr>
          <w:rFonts w:ascii="Cambria" w:hAnsi="Cambria"/>
        </w:rPr>
        <w:t>ven</w:t>
      </w:r>
      <w:r w:rsidR="00E54635">
        <w:rPr>
          <w:rFonts w:ascii="Cambria" w:hAnsi="Cambria"/>
        </w:rPr>
        <w:t xml:space="preserve">’t yet mentioned the </w:t>
      </w:r>
      <w:r w:rsidR="00C1463C">
        <w:rPr>
          <w:rFonts w:ascii="Cambria" w:hAnsi="Cambria"/>
        </w:rPr>
        <w:t xml:space="preserve">$3M project </w:t>
      </w:r>
      <w:r w:rsidR="001E3520">
        <w:rPr>
          <w:rFonts w:ascii="Cambria" w:hAnsi="Cambria"/>
        </w:rPr>
        <w:t xml:space="preserve">scheduled to begin later this year, </w:t>
      </w:r>
      <w:r w:rsidR="00C1463C">
        <w:rPr>
          <w:rFonts w:ascii="Cambria" w:hAnsi="Cambria"/>
        </w:rPr>
        <w:t xml:space="preserve">to </w:t>
      </w:r>
      <w:r w:rsidR="00680C91">
        <w:rPr>
          <w:rFonts w:ascii="Cambria" w:hAnsi="Cambria"/>
        </w:rPr>
        <w:t xml:space="preserve">completely </w:t>
      </w:r>
      <w:r w:rsidR="00E54635">
        <w:rPr>
          <w:rFonts w:ascii="Cambria" w:hAnsi="Cambria"/>
        </w:rPr>
        <w:t xml:space="preserve"> reconstruct a </w:t>
      </w:r>
      <w:r w:rsidR="00C1463C">
        <w:rPr>
          <w:rFonts w:ascii="Cambria" w:hAnsi="Cambria"/>
        </w:rPr>
        <w:t>dangerous</w:t>
      </w:r>
      <w:r w:rsidR="00E54635">
        <w:rPr>
          <w:rFonts w:ascii="Cambria" w:hAnsi="Cambria"/>
        </w:rPr>
        <w:t xml:space="preserve"> intersection </w:t>
      </w:r>
      <w:r w:rsidR="00C1463C">
        <w:rPr>
          <w:rFonts w:ascii="Cambria" w:hAnsi="Cambria"/>
        </w:rPr>
        <w:t xml:space="preserve">that </w:t>
      </w:r>
      <w:r w:rsidR="001E3520">
        <w:rPr>
          <w:rFonts w:ascii="Cambria" w:hAnsi="Cambria"/>
        </w:rPr>
        <w:t xml:space="preserve">has been </w:t>
      </w:r>
      <w:r w:rsidR="00BE211D">
        <w:rPr>
          <w:rFonts w:ascii="Cambria" w:hAnsi="Cambria"/>
        </w:rPr>
        <w:t>fully</w:t>
      </w:r>
      <w:r w:rsidR="00A263C6">
        <w:rPr>
          <w:rFonts w:ascii="Cambria" w:hAnsi="Cambria"/>
        </w:rPr>
        <w:t xml:space="preserve"> funded </w:t>
      </w:r>
      <w:r w:rsidR="002B795B">
        <w:rPr>
          <w:rFonts w:ascii="Cambria" w:hAnsi="Cambria"/>
        </w:rPr>
        <w:t>through</w:t>
      </w:r>
      <w:r w:rsidR="00A263C6">
        <w:rPr>
          <w:rFonts w:ascii="Cambria" w:hAnsi="Cambria"/>
        </w:rPr>
        <w:t xml:space="preserve"> </w:t>
      </w:r>
      <w:r w:rsidR="002B795B">
        <w:rPr>
          <w:rFonts w:ascii="Cambria" w:hAnsi="Cambria"/>
        </w:rPr>
        <w:t xml:space="preserve">a </w:t>
      </w:r>
      <w:r w:rsidR="00916043">
        <w:rPr>
          <w:rFonts w:ascii="Cambria" w:hAnsi="Cambria"/>
        </w:rPr>
        <w:t>state</w:t>
      </w:r>
      <w:r w:rsidR="002B795B">
        <w:rPr>
          <w:rFonts w:ascii="Cambria" w:hAnsi="Cambria"/>
        </w:rPr>
        <w:t xml:space="preserve"> and federal </w:t>
      </w:r>
      <w:r w:rsidR="00A263C6">
        <w:rPr>
          <w:rFonts w:ascii="Cambria" w:hAnsi="Cambria"/>
        </w:rPr>
        <w:t>gra</w:t>
      </w:r>
      <w:r w:rsidR="00916043">
        <w:rPr>
          <w:rFonts w:ascii="Cambria" w:hAnsi="Cambria"/>
        </w:rPr>
        <w:t>nt</w:t>
      </w:r>
      <w:r w:rsidR="002E6D68">
        <w:rPr>
          <w:rFonts w:ascii="Cambria" w:hAnsi="Cambria"/>
        </w:rPr>
        <w:t>.</w:t>
      </w:r>
      <w:r w:rsidR="00916043">
        <w:rPr>
          <w:rFonts w:ascii="Cambria" w:hAnsi="Cambria"/>
        </w:rPr>
        <w:t xml:space="preserve"> </w:t>
      </w:r>
      <w:r w:rsidR="002E6D68">
        <w:rPr>
          <w:rFonts w:ascii="Cambria" w:hAnsi="Cambria"/>
        </w:rPr>
        <w:t>T</w:t>
      </w:r>
      <w:r w:rsidR="00916043">
        <w:rPr>
          <w:rFonts w:ascii="Cambria" w:hAnsi="Cambria"/>
        </w:rPr>
        <w:t>h</w:t>
      </w:r>
      <w:r w:rsidR="00BE211D">
        <w:rPr>
          <w:rFonts w:ascii="Cambria" w:hAnsi="Cambria"/>
        </w:rPr>
        <w:t xml:space="preserve">is kind of </w:t>
      </w:r>
      <w:r w:rsidR="002E6D68">
        <w:rPr>
          <w:rFonts w:ascii="Cambria" w:hAnsi="Cambria"/>
        </w:rPr>
        <w:t>grant</w:t>
      </w:r>
      <w:r w:rsidR="00BE211D">
        <w:rPr>
          <w:rFonts w:ascii="Cambria" w:hAnsi="Cambria"/>
        </w:rPr>
        <w:t xml:space="preserve"> </w:t>
      </w:r>
      <w:r w:rsidR="002E6D68">
        <w:rPr>
          <w:rFonts w:ascii="Cambria" w:hAnsi="Cambria"/>
        </w:rPr>
        <w:t>funding</w:t>
      </w:r>
      <w:r w:rsidR="00BE211D">
        <w:rPr>
          <w:rFonts w:ascii="Cambria" w:hAnsi="Cambria"/>
        </w:rPr>
        <w:t xml:space="preserve"> for street </w:t>
      </w:r>
      <w:r w:rsidR="002E6D68">
        <w:rPr>
          <w:rFonts w:ascii="Cambria" w:hAnsi="Cambria"/>
        </w:rPr>
        <w:t>repairs</w:t>
      </w:r>
      <w:r w:rsidR="00BE211D">
        <w:rPr>
          <w:rFonts w:ascii="Cambria" w:hAnsi="Cambria"/>
        </w:rPr>
        <w:t xml:space="preserve"> is</w:t>
      </w:r>
      <w:r w:rsidR="00916043">
        <w:rPr>
          <w:rFonts w:ascii="Cambria" w:hAnsi="Cambria"/>
        </w:rPr>
        <w:t xml:space="preserve"> </w:t>
      </w:r>
      <w:r w:rsidR="005C22F4">
        <w:rPr>
          <w:rFonts w:ascii="Cambria" w:hAnsi="Cambria"/>
        </w:rPr>
        <w:t>unprecedented!</w:t>
      </w:r>
      <w:r w:rsidR="009149D9">
        <w:rPr>
          <w:rFonts w:ascii="Cambria" w:hAnsi="Cambria"/>
        </w:rPr>
        <w:t xml:space="preserve"> In order</w:t>
      </w:r>
      <w:r w:rsidR="003C57B5">
        <w:rPr>
          <w:rFonts w:ascii="Cambria" w:hAnsi="Cambria"/>
        </w:rPr>
        <w:t xml:space="preserve"> for</w:t>
      </w:r>
      <w:r w:rsidR="00263AB0">
        <w:rPr>
          <w:rFonts w:ascii="Cambria" w:hAnsi="Cambria"/>
        </w:rPr>
        <w:t xml:space="preserve"> </w:t>
      </w:r>
      <w:r w:rsidR="003C57B5">
        <w:rPr>
          <w:rFonts w:ascii="Cambria" w:hAnsi="Cambria"/>
        </w:rPr>
        <w:t xml:space="preserve">these projects to be </w:t>
      </w:r>
      <w:r w:rsidR="00D13238">
        <w:rPr>
          <w:rFonts w:ascii="Cambria" w:hAnsi="Cambria"/>
        </w:rPr>
        <w:t>successfully and</w:t>
      </w:r>
      <w:r w:rsidR="00263AB0">
        <w:rPr>
          <w:rFonts w:ascii="Cambria" w:hAnsi="Cambria"/>
        </w:rPr>
        <w:t xml:space="preserve"> </w:t>
      </w:r>
      <w:r w:rsidR="005A531D">
        <w:rPr>
          <w:rFonts w:ascii="Cambria" w:hAnsi="Cambria"/>
        </w:rPr>
        <w:t>continuously</w:t>
      </w:r>
      <w:r w:rsidR="00263AB0">
        <w:rPr>
          <w:rFonts w:ascii="Cambria" w:hAnsi="Cambria"/>
        </w:rPr>
        <w:t xml:space="preserve"> </w:t>
      </w:r>
      <w:r w:rsidR="003C57B5">
        <w:rPr>
          <w:rFonts w:ascii="Cambria" w:hAnsi="Cambria"/>
        </w:rPr>
        <w:t>ma</w:t>
      </w:r>
      <w:r w:rsidR="00263AB0">
        <w:rPr>
          <w:rFonts w:ascii="Cambria" w:hAnsi="Cambria"/>
        </w:rPr>
        <w:t>naged</w:t>
      </w:r>
      <w:r w:rsidR="003C57B5">
        <w:rPr>
          <w:rFonts w:ascii="Cambria" w:hAnsi="Cambria"/>
        </w:rPr>
        <w:t xml:space="preserve"> while also providing the daily services expected by citizen’s </w:t>
      </w:r>
      <w:r w:rsidR="00263AB0">
        <w:rPr>
          <w:rFonts w:ascii="Cambria" w:hAnsi="Cambria"/>
        </w:rPr>
        <w:t xml:space="preserve">requires </w:t>
      </w:r>
      <w:r w:rsidR="00D13238">
        <w:rPr>
          <w:rFonts w:ascii="Cambria" w:hAnsi="Cambria"/>
        </w:rPr>
        <w:t xml:space="preserve">staff to </w:t>
      </w:r>
      <w:r w:rsidR="005A4259">
        <w:rPr>
          <w:rFonts w:ascii="Cambria" w:hAnsi="Cambria"/>
        </w:rPr>
        <w:t>accomplish</w:t>
      </w:r>
      <w:r w:rsidR="00D13238">
        <w:rPr>
          <w:rFonts w:ascii="Cambria" w:hAnsi="Cambria"/>
        </w:rPr>
        <w:t xml:space="preserve"> these functions</w:t>
      </w:r>
      <w:r w:rsidR="005A4259">
        <w:rPr>
          <w:rFonts w:ascii="Cambria" w:hAnsi="Cambria"/>
        </w:rPr>
        <w:t xml:space="preserve">, consequently </w:t>
      </w:r>
      <w:r w:rsidR="00263AB0">
        <w:rPr>
          <w:rFonts w:ascii="Cambria" w:hAnsi="Cambria"/>
        </w:rPr>
        <w:t xml:space="preserve">two </w:t>
      </w:r>
      <w:r w:rsidR="00076776">
        <w:rPr>
          <w:rFonts w:ascii="Cambria" w:hAnsi="Cambria"/>
        </w:rPr>
        <w:t xml:space="preserve">more </w:t>
      </w:r>
      <w:r w:rsidR="00263AB0">
        <w:rPr>
          <w:rFonts w:ascii="Cambria" w:hAnsi="Cambria"/>
        </w:rPr>
        <w:t xml:space="preserve">full time </w:t>
      </w:r>
      <w:r w:rsidR="00076776">
        <w:rPr>
          <w:rFonts w:ascii="Cambria" w:hAnsi="Cambria"/>
        </w:rPr>
        <w:t>a</w:t>
      </w:r>
      <w:r w:rsidR="00263AB0">
        <w:rPr>
          <w:rFonts w:ascii="Cambria" w:hAnsi="Cambria"/>
        </w:rPr>
        <w:t xml:space="preserve">nd two summer </w:t>
      </w:r>
      <w:r w:rsidR="004522A3">
        <w:rPr>
          <w:rFonts w:ascii="Cambria" w:hAnsi="Cambria"/>
        </w:rPr>
        <w:t xml:space="preserve">Park </w:t>
      </w:r>
      <w:r w:rsidR="00076776">
        <w:rPr>
          <w:rFonts w:ascii="Cambria" w:hAnsi="Cambria"/>
        </w:rPr>
        <w:t>interns</w:t>
      </w:r>
      <w:r w:rsidR="0038019E">
        <w:rPr>
          <w:rFonts w:ascii="Cambria" w:hAnsi="Cambria"/>
        </w:rPr>
        <w:t xml:space="preserve"> have been approved</w:t>
      </w:r>
      <w:r w:rsidR="005A4259">
        <w:rPr>
          <w:rFonts w:ascii="Cambria" w:hAnsi="Cambria"/>
        </w:rPr>
        <w:t xml:space="preserve"> </w:t>
      </w:r>
      <w:r w:rsidR="0074321F">
        <w:rPr>
          <w:rFonts w:ascii="Cambria" w:hAnsi="Cambria"/>
        </w:rPr>
        <w:t xml:space="preserve">by the Trustees </w:t>
      </w:r>
      <w:r w:rsidR="005A4259">
        <w:rPr>
          <w:rFonts w:ascii="Cambria" w:hAnsi="Cambria"/>
        </w:rPr>
        <w:t>for 2026</w:t>
      </w:r>
      <w:r w:rsidR="00263AB0">
        <w:rPr>
          <w:rFonts w:ascii="Cambria" w:hAnsi="Cambria"/>
        </w:rPr>
        <w:t xml:space="preserve">. </w:t>
      </w:r>
      <w:r w:rsidR="00606205">
        <w:rPr>
          <w:rFonts w:ascii="Cambria" w:hAnsi="Cambria"/>
        </w:rPr>
        <w:t>None of th</w:t>
      </w:r>
      <w:r w:rsidR="00F017E9">
        <w:rPr>
          <w:rFonts w:ascii="Cambria" w:hAnsi="Cambria"/>
        </w:rPr>
        <w:t xml:space="preserve">ese </w:t>
      </w:r>
      <w:r w:rsidR="005A531D">
        <w:rPr>
          <w:rFonts w:ascii="Cambria" w:hAnsi="Cambria"/>
        </w:rPr>
        <w:t xml:space="preserve">infrastructure </w:t>
      </w:r>
      <w:r w:rsidR="00317C53">
        <w:rPr>
          <w:rFonts w:ascii="Cambria" w:hAnsi="Cambria"/>
        </w:rPr>
        <w:t>improvements</w:t>
      </w:r>
      <w:r w:rsidR="00F017E9">
        <w:rPr>
          <w:rFonts w:ascii="Cambria" w:hAnsi="Cambria"/>
        </w:rPr>
        <w:t xml:space="preserve"> are </w:t>
      </w:r>
      <w:r w:rsidR="00606205">
        <w:rPr>
          <w:rFonts w:ascii="Cambria" w:hAnsi="Cambria"/>
        </w:rPr>
        <w:t>p</w:t>
      </w:r>
      <w:r w:rsidR="00E76A13">
        <w:rPr>
          <w:rFonts w:ascii="Cambria" w:hAnsi="Cambria"/>
        </w:rPr>
        <w:t>o</w:t>
      </w:r>
      <w:r w:rsidR="00606205">
        <w:rPr>
          <w:rFonts w:ascii="Cambria" w:hAnsi="Cambria"/>
        </w:rPr>
        <w:t xml:space="preserve">ssible without </w:t>
      </w:r>
      <w:r w:rsidR="00E76A13">
        <w:rPr>
          <w:rFonts w:ascii="Cambria" w:hAnsi="Cambria"/>
        </w:rPr>
        <w:t xml:space="preserve">adequate </w:t>
      </w:r>
      <w:r w:rsidR="00606205">
        <w:rPr>
          <w:rFonts w:ascii="Cambria" w:hAnsi="Cambria"/>
        </w:rPr>
        <w:t>staff</w:t>
      </w:r>
      <w:r w:rsidR="0074321F">
        <w:rPr>
          <w:rFonts w:ascii="Cambria" w:hAnsi="Cambria"/>
        </w:rPr>
        <w:t xml:space="preserve">. </w:t>
      </w:r>
      <w:r w:rsidR="00030C9D">
        <w:rPr>
          <w:rFonts w:ascii="Cambria" w:hAnsi="Cambria"/>
        </w:rPr>
        <w:t xml:space="preserve">Referring </w:t>
      </w:r>
      <w:r w:rsidR="000F6B03">
        <w:rPr>
          <w:rFonts w:ascii="Cambria" w:hAnsi="Cambria"/>
        </w:rPr>
        <w:t>to</w:t>
      </w:r>
      <w:r w:rsidR="00E76A13">
        <w:rPr>
          <w:rFonts w:ascii="Cambria" w:hAnsi="Cambria"/>
        </w:rPr>
        <w:t xml:space="preserve"> it </w:t>
      </w:r>
      <w:r w:rsidR="0032338E">
        <w:rPr>
          <w:rFonts w:ascii="Cambria" w:hAnsi="Cambria"/>
        </w:rPr>
        <w:t xml:space="preserve">as </w:t>
      </w:r>
      <w:r w:rsidR="006A15C4">
        <w:rPr>
          <w:rFonts w:ascii="Cambria" w:hAnsi="Cambria"/>
        </w:rPr>
        <w:t>growing</w:t>
      </w:r>
      <w:r w:rsidR="00E76A13">
        <w:rPr>
          <w:rFonts w:ascii="Cambria" w:hAnsi="Cambria"/>
        </w:rPr>
        <w:t xml:space="preserve"> </w:t>
      </w:r>
      <w:r w:rsidR="00317C53">
        <w:rPr>
          <w:rFonts w:ascii="Cambria" w:hAnsi="Cambria"/>
        </w:rPr>
        <w:t>bureaucracy</w:t>
      </w:r>
      <w:del w:id="4" w:author="lucy hunter" w:date="2026-03-27T19:37:00Z" w16du:dateUtc="2026-03-28T01:37:00Z">
        <w:r w:rsidR="006A15C4" w:rsidDel="00C01498">
          <w:rPr>
            <w:rFonts w:ascii="Cambria" w:hAnsi="Cambria"/>
          </w:rPr>
          <w:delText>,</w:delText>
        </w:r>
      </w:del>
      <w:r w:rsidR="00E76A13">
        <w:rPr>
          <w:rFonts w:ascii="Cambria" w:hAnsi="Cambria"/>
        </w:rPr>
        <w:t xml:space="preserve"> </w:t>
      </w:r>
      <w:r w:rsidR="00317C53">
        <w:rPr>
          <w:rFonts w:ascii="Cambria" w:hAnsi="Cambria"/>
        </w:rPr>
        <w:t>ignores t</w:t>
      </w:r>
      <w:r w:rsidR="00DD4BBE">
        <w:rPr>
          <w:rFonts w:ascii="Cambria" w:hAnsi="Cambria"/>
        </w:rPr>
        <w:t xml:space="preserve">hat many of these improvements were not </w:t>
      </w:r>
      <w:r w:rsidR="005F0416">
        <w:rPr>
          <w:rFonts w:ascii="Cambria" w:hAnsi="Cambria"/>
        </w:rPr>
        <w:t xml:space="preserve">previously </w:t>
      </w:r>
      <w:r w:rsidR="00DD4BBE">
        <w:rPr>
          <w:rFonts w:ascii="Cambria" w:hAnsi="Cambria"/>
        </w:rPr>
        <w:t>possible because of a lack of adequate staff.</w:t>
      </w:r>
    </w:p>
    <w:p w14:paraId="30CF1731" w14:textId="02FB998E" w:rsidR="00E84A60" w:rsidRDefault="00271CC7">
      <w:pPr>
        <w:rPr>
          <w:rFonts w:ascii="Cambria" w:hAnsi="Cambria"/>
        </w:rPr>
      </w:pPr>
      <w:r>
        <w:rPr>
          <w:rFonts w:ascii="Cambria" w:hAnsi="Cambria"/>
        </w:rPr>
        <w:t>With regards to the budget</w:t>
      </w:r>
      <w:r w:rsidR="00F7152B">
        <w:rPr>
          <w:rFonts w:ascii="Cambria" w:hAnsi="Cambria"/>
        </w:rPr>
        <w:t xml:space="preserve">, </w:t>
      </w:r>
      <w:r w:rsidR="00261361">
        <w:rPr>
          <w:rFonts w:ascii="Cambria" w:hAnsi="Cambria"/>
        </w:rPr>
        <w:t xml:space="preserve">beginning </w:t>
      </w:r>
      <w:r w:rsidR="00F7152B">
        <w:rPr>
          <w:rFonts w:ascii="Cambria" w:hAnsi="Cambria"/>
        </w:rPr>
        <w:t>a</w:t>
      </w:r>
      <w:r w:rsidR="00BC3C8D">
        <w:rPr>
          <w:rFonts w:ascii="Cambria" w:hAnsi="Cambria"/>
        </w:rPr>
        <w:t xml:space="preserve">pproximately </w:t>
      </w:r>
      <w:r w:rsidR="00B4561F">
        <w:rPr>
          <w:rFonts w:ascii="Cambria" w:hAnsi="Cambria"/>
        </w:rPr>
        <w:t>1</w:t>
      </w:r>
      <w:r w:rsidR="007B51B9">
        <w:rPr>
          <w:rFonts w:ascii="Cambria" w:hAnsi="Cambria"/>
        </w:rPr>
        <w:t>9</w:t>
      </w:r>
      <w:r w:rsidR="00B4561F">
        <w:rPr>
          <w:rFonts w:ascii="Cambria" w:hAnsi="Cambria"/>
        </w:rPr>
        <w:t xml:space="preserve"> years ago t</w:t>
      </w:r>
      <w:r w:rsidR="002F37C7">
        <w:rPr>
          <w:rFonts w:ascii="Cambria" w:hAnsi="Cambria"/>
        </w:rPr>
        <w:t>h</w:t>
      </w:r>
      <w:r w:rsidR="00F75471">
        <w:rPr>
          <w:rFonts w:ascii="Cambria" w:hAnsi="Cambria"/>
        </w:rPr>
        <w:t>e</w:t>
      </w:r>
      <w:r w:rsidR="002F37C7">
        <w:rPr>
          <w:rFonts w:ascii="Cambria" w:hAnsi="Cambria"/>
        </w:rPr>
        <w:t xml:space="preserve"> Town of P</w:t>
      </w:r>
      <w:r w:rsidR="00AC2162">
        <w:rPr>
          <w:rFonts w:ascii="Cambria" w:hAnsi="Cambria"/>
        </w:rPr>
        <w:t xml:space="preserve">aonia had almost $500,000 </w:t>
      </w:r>
      <w:r w:rsidR="004B1ADD">
        <w:rPr>
          <w:rFonts w:ascii="Cambria" w:hAnsi="Cambria"/>
        </w:rPr>
        <w:t>stolen</w:t>
      </w:r>
      <w:r w:rsidR="00AC2162">
        <w:rPr>
          <w:rFonts w:ascii="Cambria" w:hAnsi="Cambria"/>
        </w:rPr>
        <w:t xml:space="preserve"> </w:t>
      </w:r>
      <w:r w:rsidR="00BB60C5">
        <w:rPr>
          <w:rFonts w:ascii="Cambria" w:hAnsi="Cambria"/>
        </w:rPr>
        <w:t xml:space="preserve">by a single employee </w:t>
      </w:r>
      <w:r w:rsidR="00DC7843">
        <w:rPr>
          <w:rFonts w:ascii="Cambria" w:hAnsi="Cambria"/>
        </w:rPr>
        <w:t>over</w:t>
      </w:r>
      <w:r w:rsidR="00391DDD">
        <w:rPr>
          <w:rFonts w:ascii="Cambria" w:hAnsi="Cambria"/>
        </w:rPr>
        <w:t xml:space="preserve"> </w:t>
      </w:r>
      <w:r w:rsidR="007B51B9">
        <w:rPr>
          <w:rFonts w:ascii="Cambria" w:hAnsi="Cambria"/>
        </w:rPr>
        <w:t>a</w:t>
      </w:r>
      <w:r w:rsidR="00AC2162">
        <w:rPr>
          <w:rFonts w:ascii="Cambria" w:hAnsi="Cambria"/>
        </w:rPr>
        <w:t xml:space="preserve"> </w:t>
      </w:r>
      <w:r w:rsidR="009B6316">
        <w:rPr>
          <w:rFonts w:ascii="Cambria" w:hAnsi="Cambria"/>
        </w:rPr>
        <w:t xml:space="preserve">period of six years. </w:t>
      </w:r>
      <w:r w:rsidR="00AE7A1A">
        <w:rPr>
          <w:rFonts w:ascii="Cambria" w:hAnsi="Cambria"/>
        </w:rPr>
        <w:t xml:space="preserve">This hard history </w:t>
      </w:r>
      <w:r w:rsidR="00F262A7">
        <w:rPr>
          <w:rFonts w:ascii="Cambria" w:hAnsi="Cambria"/>
        </w:rPr>
        <w:t>is acknowledged by current Town staff and elected</w:t>
      </w:r>
      <w:r w:rsidR="006D6B72">
        <w:rPr>
          <w:rFonts w:ascii="Cambria" w:hAnsi="Cambria"/>
        </w:rPr>
        <w:t xml:space="preserve"> officials and </w:t>
      </w:r>
      <w:r w:rsidR="001C17E4">
        <w:rPr>
          <w:rFonts w:ascii="Cambria" w:hAnsi="Cambria"/>
        </w:rPr>
        <w:t xml:space="preserve">every decision </w:t>
      </w:r>
      <w:r w:rsidR="001A6D9D">
        <w:rPr>
          <w:rFonts w:ascii="Cambria" w:hAnsi="Cambria"/>
        </w:rPr>
        <w:t>about</w:t>
      </w:r>
      <w:r w:rsidR="001C17E4">
        <w:rPr>
          <w:rFonts w:ascii="Cambria" w:hAnsi="Cambria"/>
        </w:rPr>
        <w:t xml:space="preserve"> Town finances is made to </w:t>
      </w:r>
      <w:r w:rsidR="001C17E4">
        <w:rPr>
          <w:rFonts w:ascii="Cambria" w:hAnsi="Cambria"/>
        </w:rPr>
        <w:lastRenderedPageBreak/>
        <w:t xml:space="preserve">ensure </w:t>
      </w:r>
      <w:r w:rsidR="001A6D9D">
        <w:rPr>
          <w:rFonts w:ascii="Cambria" w:hAnsi="Cambria"/>
        </w:rPr>
        <w:t xml:space="preserve">that </w:t>
      </w:r>
      <w:r w:rsidR="005C73BF">
        <w:rPr>
          <w:rFonts w:ascii="Cambria" w:hAnsi="Cambria"/>
        </w:rPr>
        <w:t xml:space="preserve">this history is </w:t>
      </w:r>
      <w:r w:rsidR="007B21BD">
        <w:rPr>
          <w:rFonts w:ascii="Cambria" w:hAnsi="Cambria"/>
        </w:rPr>
        <w:t xml:space="preserve">not </w:t>
      </w:r>
      <w:r w:rsidR="00403C62">
        <w:rPr>
          <w:rFonts w:ascii="Cambria" w:hAnsi="Cambria"/>
        </w:rPr>
        <w:t>r</w:t>
      </w:r>
      <w:r w:rsidR="007B21BD">
        <w:rPr>
          <w:rFonts w:ascii="Cambria" w:hAnsi="Cambria"/>
        </w:rPr>
        <w:t>epeated</w:t>
      </w:r>
      <w:r w:rsidR="006D6B72">
        <w:rPr>
          <w:rFonts w:ascii="Cambria" w:hAnsi="Cambria"/>
        </w:rPr>
        <w:t xml:space="preserve">. </w:t>
      </w:r>
      <w:r w:rsidR="00304052">
        <w:rPr>
          <w:rFonts w:ascii="Cambria" w:hAnsi="Cambria"/>
        </w:rPr>
        <w:t>This</w:t>
      </w:r>
      <w:r w:rsidR="00AE7A1A">
        <w:rPr>
          <w:rFonts w:ascii="Cambria" w:hAnsi="Cambria"/>
        </w:rPr>
        <w:t xml:space="preserve"> is why </w:t>
      </w:r>
      <w:r w:rsidR="00D83C92">
        <w:rPr>
          <w:rFonts w:ascii="Cambria" w:hAnsi="Cambria"/>
        </w:rPr>
        <w:t>a robust set of internal controls have been put in place</w:t>
      </w:r>
      <w:r w:rsidR="00244A8C">
        <w:rPr>
          <w:rFonts w:ascii="Cambria" w:hAnsi="Cambria"/>
        </w:rPr>
        <w:t xml:space="preserve"> ensuring</w:t>
      </w:r>
      <w:r w:rsidR="00821224">
        <w:rPr>
          <w:rFonts w:ascii="Cambria" w:hAnsi="Cambria"/>
        </w:rPr>
        <w:t xml:space="preserve"> </w:t>
      </w:r>
      <w:r w:rsidR="004D1531">
        <w:rPr>
          <w:rFonts w:ascii="Cambria" w:hAnsi="Cambria"/>
        </w:rPr>
        <w:t>the</w:t>
      </w:r>
      <w:r w:rsidR="004329F2">
        <w:rPr>
          <w:rFonts w:ascii="Cambria" w:hAnsi="Cambria"/>
        </w:rPr>
        <w:t xml:space="preserve"> Town</w:t>
      </w:r>
      <w:r w:rsidR="004D1531">
        <w:rPr>
          <w:rFonts w:ascii="Cambria" w:hAnsi="Cambria"/>
        </w:rPr>
        <w:t>’</w:t>
      </w:r>
      <w:r w:rsidR="004329F2">
        <w:rPr>
          <w:rFonts w:ascii="Cambria" w:hAnsi="Cambria"/>
        </w:rPr>
        <w:t xml:space="preserve">s financial </w:t>
      </w:r>
      <w:r w:rsidR="004D1531">
        <w:rPr>
          <w:rFonts w:ascii="Cambria" w:hAnsi="Cambria"/>
        </w:rPr>
        <w:t>information</w:t>
      </w:r>
      <w:r w:rsidR="004329F2">
        <w:rPr>
          <w:rFonts w:ascii="Cambria" w:hAnsi="Cambria"/>
        </w:rPr>
        <w:t xml:space="preserve"> </w:t>
      </w:r>
      <w:r w:rsidR="00D926A8">
        <w:rPr>
          <w:rFonts w:ascii="Cambria" w:hAnsi="Cambria"/>
        </w:rPr>
        <w:t xml:space="preserve">(money) </w:t>
      </w:r>
      <w:r w:rsidR="004D1531">
        <w:rPr>
          <w:rFonts w:ascii="Cambria" w:hAnsi="Cambria"/>
        </w:rPr>
        <w:t xml:space="preserve">is </w:t>
      </w:r>
      <w:r w:rsidR="00D03660">
        <w:rPr>
          <w:rFonts w:ascii="Cambria" w:hAnsi="Cambria"/>
        </w:rPr>
        <w:t>not</w:t>
      </w:r>
      <w:r w:rsidR="00634204">
        <w:rPr>
          <w:rFonts w:ascii="Cambria" w:hAnsi="Cambria"/>
        </w:rPr>
        <w:t xml:space="preserve"> ”controlled”</w:t>
      </w:r>
      <w:r w:rsidR="00222E0B">
        <w:rPr>
          <w:rFonts w:ascii="Cambria" w:hAnsi="Cambria"/>
        </w:rPr>
        <w:t xml:space="preserve"> by </w:t>
      </w:r>
      <w:r w:rsidR="00D03660">
        <w:rPr>
          <w:rFonts w:ascii="Cambria" w:hAnsi="Cambria"/>
        </w:rPr>
        <w:t xml:space="preserve">the </w:t>
      </w:r>
      <w:r w:rsidR="00871DD8">
        <w:rPr>
          <w:rFonts w:ascii="Cambria" w:hAnsi="Cambria"/>
        </w:rPr>
        <w:t>Administrator “alone.”</w:t>
      </w:r>
      <w:r w:rsidR="00D16CA4">
        <w:rPr>
          <w:rFonts w:ascii="Cambria" w:hAnsi="Cambria"/>
        </w:rPr>
        <w:t xml:space="preserve"> Thes</w:t>
      </w:r>
      <w:r w:rsidR="00C60CFC">
        <w:rPr>
          <w:rFonts w:ascii="Cambria" w:hAnsi="Cambria"/>
        </w:rPr>
        <w:t>e</w:t>
      </w:r>
      <w:r w:rsidR="00D16CA4">
        <w:rPr>
          <w:rFonts w:ascii="Cambria" w:hAnsi="Cambria"/>
        </w:rPr>
        <w:t xml:space="preserve"> internal </w:t>
      </w:r>
      <w:r w:rsidR="00C60CFC">
        <w:rPr>
          <w:rFonts w:ascii="Cambria" w:hAnsi="Cambria"/>
        </w:rPr>
        <w:t>controls</w:t>
      </w:r>
      <w:r w:rsidR="002A3105">
        <w:rPr>
          <w:rFonts w:ascii="Cambria" w:hAnsi="Cambria"/>
        </w:rPr>
        <w:t>,</w:t>
      </w:r>
      <w:r w:rsidR="00D16CA4">
        <w:rPr>
          <w:rFonts w:ascii="Cambria" w:hAnsi="Cambria"/>
        </w:rPr>
        <w:t xml:space="preserve"> </w:t>
      </w:r>
      <w:r w:rsidR="0059677B">
        <w:rPr>
          <w:rFonts w:ascii="Cambria" w:hAnsi="Cambria"/>
        </w:rPr>
        <w:t>recommended</w:t>
      </w:r>
      <w:r w:rsidR="000424C1">
        <w:rPr>
          <w:rFonts w:ascii="Cambria" w:hAnsi="Cambria"/>
        </w:rPr>
        <w:t xml:space="preserve"> by our Town Administrator</w:t>
      </w:r>
      <w:r w:rsidR="00244A8C">
        <w:rPr>
          <w:rFonts w:ascii="Cambria" w:hAnsi="Cambria"/>
        </w:rPr>
        <w:t xml:space="preserve"> and approved </w:t>
      </w:r>
      <w:r w:rsidR="0059677B">
        <w:rPr>
          <w:rFonts w:ascii="Cambria" w:hAnsi="Cambria"/>
        </w:rPr>
        <w:t>by th</w:t>
      </w:r>
      <w:r w:rsidR="00403C62">
        <w:rPr>
          <w:rFonts w:ascii="Cambria" w:hAnsi="Cambria"/>
        </w:rPr>
        <w:t>e</w:t>
      </w:r>
      <w:r w:rsidR="0059677B">
        <w:rPr>
          <w:rFonts w:ascii="Cambria" w:hAnsi="Cambria"/>
        </w:rPr>
        <w:t xml:space="preserve"> Trustees</w:t>
      </w:r>
      <w:r w:rsidR="002A3105">
        <w:rPr>
          <w:rFonts w:ascii="Cambria" w:hAnsi="Cambria"/>
        </w:rPr>
        <w:t>,</w:t>
      </w:r>
      <w:r w:rsidR="00C60CFC">
        <w:rPr>
          <w:rFonts w:ascii="Cambria" w:hAnsi="Cambria"/>
        </w:rPr>
        <w:t xml:space="preserve"> </w:t>
      </w:r>
      <w:r w:rsidR="007D4FF4">
        <w:rPr>
          <w:rFonts w:ascii="Cambria" w:hAnsi="Cambria"/>
        </w:rPr>
        <w:t>include the use of Caselle government accounting software</w:t>
      </w:r>
      <w:r w:rsidR="003B61AC">
        <w:rPr>
          <w:rFonts w:ascii="Cambria" w:hAnsi="Cambria"/>
        </w:rPr>
        <w:t xml:space="preserve"> </w:t>
      </w:r>
      <w:r w:rsidR="00911D70">
        <w:rPr>
          <w:rFonts w:ascii="Cambria" w:hAnsi="Cambria"/>
        </w:rPr>
        <w:t>and</w:t>
      </w:r>
      <w:r w:rsidR="007D4FF4">
        <w:rPr>
          <w:rFonts w:ascii="Cambria" w:hAnsi="Cambria"/>
        </w:rPr>
        <w:t xml:space="preserve"> </w:t>
      </w:r>
      <w:r w:rsidR="00CB110F">
        <w:rPr>
          <w:rFonts w:ascii="Cambria" w:hAnsi="Cambria"/>
        </w:rPr>
        <w:t>our third</w:t>
      </w:r>
      <w:r w:rsidR="00324BE7">
        <w:rPr>
          <w:rFonts w:ascii="Cambria" w:hAnsi="Cambria"/>
        </w:rPr>
        <w:t xml:space="preserve">-party, </w:t>
      </w:r>
      <w:r w:rsidR="006729DB">
        <w:rPr>
          <w:rFonts w:ascii="Cambria" w:hAnsi="Cambria"/>
        </w:rPr>
        <w:t xml:space="preserve">contracted </w:t>
      </w:r>
      <w:r w:rsidR="00261BD2">
        <w:rPr>
          <w:rFonts w:ascii="Cambria" w:hAnsi="Cambria"/>
        </w:rPr>
        <w:t xml:space="preserve">financial </w:t>
      </w:r>
      <w:r w:rsidR="006729DB">
        <w:rPr>
          <w:rFonts w:ascii="Cambria" w:hAnsi="Cambria"/>
        </w:rPr>
        <w:t xml:space="preserve">management </w:t>
      </w:r>
      <w:r w:rsidR="00245FE2">
        <w:rPr>
          <w:rFonts w:ascii="Cambria" w:hAnsi="Cambria"/>
        </w:rPr>
        <w:t xml:space="preserve">firm, Professional </w:t>
      </w:r>
      <w:r w:rsidR="00404136">
        <w:rPr>
          <w:rFonts w:ascii="Cambria" w:hAnsi="Cambria"/>
        </w:rPr>
        <w:t>Management</w:t>
      </w:r>
      <w:r w:rsidR="00245FE2">
        <w:rPr>
          <w:rFonts w:ascii="Cambria" w:hAnsi="Cambria"/>
        </w:rPr>
        <w:t xml:space="preserve"> Solutions</w:t>
      </w:r>
      <w:r w:rsidR="00324BE7">
        <w:rPr>
          <w:rFonts w:ascii="Cambria" w:hAnsi="Cambria"/>
        </w:rPr>
        <w:t xml:space="preserve"> </w:t>
      </w:r>
      <w:r w:rsidR="00911D70">
        <w:rPr>
          <w:rFonts w:ascii="Cambria" w:hAnsi="Cambria"/>
        </w:rPr>
        <w:t>both of which track and report the disposition of every single penny of public funds</w:t>
      </w:r>
      <w:r w:rsidR="00C60CFC">
        <w:rPr>
          <w:rFonts w:ascii="Cambria" w:hAnsi="Cambria"/>
        </w:rPr>
        <w:t xml:space="preserve">. </w:t>
      </w:r>
    </w:p>
    <w:p w14:paraId="2B441AF3" w14:textId="2E92E196" w:rsidR="00F43BD9" w:rsidRDefault="00556AA9">
      <w:pPr>
        <w:rPr>
          <w:rFonts w:ascii="Cambria" w:hAnsi="Cambria"/>
        </w:rPr>
      </w:pPr>
      <w:r>
        <w:rPr>
          <w:rFonts w:ascii="Cambria" w:hAnsi="Cambria"/>
        </w:rPr>
        <w:t xml:space="preserve">The </w:t>
      </w:r>
      <w:r w:rsidR="00091A71">
        <w:rPr>
          <w:rFonts w:ascii="Cambria" w:hAnsi="Cambria"/>
        </w:rPr>
        <w:t>Town relies on a second level of internal control provide</w:t>
      </w:r>
      <w:r w:rsidR="007D760D">
        <w:rPr>
          <w:rFonts w:ascii="Cambria" w:hAnsi="Cambria"/>
        </w:rPr>
        <w:t>d</w:t>
      </w:r>
      <w:r w:rsidR="00091A71">
        <w:rPr>
          <w:rFonts w:ascii="Cambria" w:hAnsi="Cambria"/>
        </w:rPr>
        <w:t xml:space="preserve"> by the </w:t>
      </w:r>
      <w:r w:rsidR="00CF6E02">
        <w:rPr>
          <w:rFonts w:ascii="Cambria" w:hAnsi="Cambria"/>
        </w:rPr>
        <w:t>Finance</w:t>
      </w:r>
      <w:r>
        <w:rPr>
          <w:rFonts w:ascii="Cambria" w:hAnsi="Cambria"/>
        </w:rPr>
        <w:t xml:space="preserve"> Committee </w:t>
      </w:r>
      <w:r w:rsidR="00CF6E02">
        <w:rPr>
          <w:rFonts w:ascii="Cambria" w:hAnsi="Cambria"/>
        </w:rPr>
        <w:t>consist</w:t>
      </w:r>
      <w:r w:rsidR="00091A71">
        <w:rPr>
          <w:rFonts w:ascii="Cambria" w:hAnsi="Cambria"/>
        </w:rPr>
        <w:t>ing</w:t>
      </w:r>
      <w:r w:rsidR="00CF6E02">
        <w:rPr>
          <w:rFonts w:ascii="Cambria" w:hAnsi="Cambria"/>
        </w:rPr>
        <w:t xml:space="preserve"> </w:t>
      </w:r>
      <w:r>
        <w:rPr>
          <w:rFonts w:ascii="Cambria" w:hAnsi="Cambria"/>
        </w:rPr>
        <w:t>of the Mayor and a Trustee</w:t>
      </w:r>
      <w:r w:rsidR="00CF6E02">
        <w:rPr>
          <w:rFonts w:ascii="Cambria" w:hAnsi="Cambria"/>
        </w:rPr>
        <w:t>. The Committee</w:t>
      </w:r>
      <w:r w:rsidR="00E87ACE">
        <w:rPr>
          <w:rFonts w:ascii="Cambria" w:hAnsi="Cambria"/>
        </w:rPr>
        <w:t xml:space="preserve"> review</w:t>
      </w:r>
      <w:r w:rsidR="00CF6E02">
        <w:rPr>
          <w:rFonts w:ascii="Cambria" w:hAnsi="Cambria"/>
        </w:rPr>
        <w:t>s</w:t>
      </w:r>
      <w:r w:rsidR="00E87ACE">
        <w:rPr>
          <w:rFonts w:ascii="Cambria" w:hAnsi="Cambria"/>
        </w:rPr>
        <w:t xml:space="preserve"> every invoice</w:t>
      </w:r>
      <w:r w:rsidR="00D8403C">
        <w:rPr>
          <w:rFonts w:ascii="Cambria" w:hAnsi="Cambria"/>
        </w:rPr>
        <w:t xml:space="preserve"> </w:t>
      </w:r>
      <w:r w:rsidR="00E87ACE">
        <w:rPr>
          <w:rFonts w:ascii="Cambria" w:hAnsi="Cambria"/>
        </w:rPr>
        <w:t>for services rendered and ask</w:t>
      </w:r>
      <w:r w:rsidR="002B747E">
        <w:rPr>
          <w:rFonts w:ascii="Cambria" w:hAnsi="Cambria"/>
        </w:rPr>
        <w:t>s</w:t>
      </w:r>
      <w:r w:rsidR="00E87ACE">
        <w:rPr>
          <w:rFonts w:ascii="Cambria" w:hAnsi="Cambria"/>
        </w:rPr>
        <w:t xml:space="preserve"> questions on the expenditures, </w:t>
      </w:r>
      <w:r w:rsidR="00D03E1D">
        <w:rPr>
          <w:rFonts w:ascii="Cambria" w:hAnsi="Cambria"/>
        </w:rPr>
        <w:t xml:space="preserve">associated budget </w:t>
      </w:r>
      <w:r w:rsidR="00740E30">
        <w:rPr>
          <w:rFonts w:ascii="Cambria" w:hAnsi="Cambria"/>
        </w:rPr>
        <w:t xml:space="preserve">record keeping </w:t>
      </w:r>
      <w:r w:rsidR="002F2439">
        <w:rPr>
          <w:rFonts w:ascii="Cambria" w:hAnsi="Cambria"/>
        </w:rPr>
        <w:t xml:space="preserve">allocations </w:t>
      </w:r>
      <w:r w:rsidR="00D8403C">
        <w:rPr>
          <w:rFonts w:ascii="Cambria" w:hAnsi="Cambria"/>
        </w:rPr>
        <w:t xml:space="preserve">and other questions </w:t>
      </w:r>
      <w:r w:rsidR="00F56F50">
        <w:rPr>
          <w:rFonts w:ascii="Cambria" w:hAnsi="Cambria"/>
        </w:rPr>
        <w:t xml:space="preserve">that may arise </w:t>
      </w:r>
      <w:r w:rsidR="0080460C">
        <w:rPr>
          <w:rFonts w:ascii="Cambria" w:hAnsi="Cambria"/>
        </w:rPr>
        <w:t xml:space="preserve">associated with a particular </w:t>
      </w:r>
      <w:r w:rsidR="00F56F50">
        <w:rPr>
          <w:rFonts w:ascii="Cambria" w:hAnsi="Cambria"/>
        </w:rPr>
        <w:t>invoice</w:t>
      </w:r>
      <w:r w:rsidR="0080460C">
        <w:rPr>
          <w:rFonts w:ascii="Cambria" w:hAnsi="Cambria"/>
        </w:rPr>
        <w:t>. Thes</w:t>
      </w:r>
      <w:r w:rsidR="00CF6E02">
        <w:rPr>
          <w:rFonts w:ascii="Cambria" w:hAnsi="Cambria"/>
        </w:rPr>
        <w:t>e</w:t>
      </w:r>
      <w:r w:rsidR="0080460C">
        <w:rPr>
          <w:rFonts w:ascii="Cambria" w:hAnsi="Cambria"/>
        </w:rPr>
        <w:t xml:space="preserve"> questi</w:t>
      </w:r>
      <w:r w:rsidR="00CF6E02">
        <w:rPr>
          <w:rFonts w:ascii="Cambria" w:hAnsi="Cambria"/>
        </w:rPr>
        <w:t>o</w:t>
      </w:r>
      <w:r w:rsidR="0080460C">
        <w:rPr>
          <w:rFonts w:ascii="Cambria" w:hAnsi="Cambria"/>
        </w:rPr>
        <w:t>n</w:t>
      </w:r>
      <w:r w:rsidR="00CF6E02">
        <w:rPr>
          <w:rFonts w:ascii="Cambria" w:hAnsi="Cambria"/>
        </w:rPr>
        <w:t>s</w:t>
      </w:r>
      <w:r w:rsidR="0080460C">
        <w:rPr>
          <w:rFonts w:ascii="Cambria" w:hAnsi="Cambria"/>
        </w:rPr>
        <w:t xml:space="preserve"> </w:t>
      </w:r>
      <w:r w:rsidR="00CF6E02">
        <w:rPr>
          <w:rFonts w:ascii="Cambria" w:hAnsi="Cambria"/>
        </w:rPr>
        <w:t>must be</w:t>
      </w:r>
      <w:r w:rsidR="0080460C">
        <w:rPr>
          <w:rFonts w:ascii="Cambria" w:hAnsi="Cambria"/>
        </w:rPr>
        <w:t xml:space="preserve"> answer</w:t>
      </w:r>
      <w:r w:rsidR="00CF6E02">
        <w:rPr>
          <w:rFonts w:ascii="Cambria" w:hAnsi="Cambria"/>
        </w:rPr>
        <w:t>e</w:t>
      </w:r>
      <w:r w:rsidR="0080460C">
        <w:rPr>
          <w:rFonts w:ascii="Cambria" w:hAnsi="Cambria"/>
        </w:rPr>
        <w:t xml:space="preserve">d to </w:t>
      </w:r>
      <w:r w:rsidR="00F00F88">
        <w:rPr>
          <w:rFonts w:ascii="Cambria" w:hAnsi="Cambria"/>
        </w:rPr>
        <w:t>the</w:t>
      </w:r>
      <w:r w:rsidR="0098083D">
        <w:rPr>
          <w:rFonts w:ascii="Cambria" w:hAnsi="Cambria"/>
        </w:rPr>
        <w:t xml:space="preserve"> </w:t>
      </w:r>
      <w:r w:rsidR="00A536D3">
        <w:rPr>
          <w:rFonts w:ascii="Cambria" w:hAnsi="Cambria"/>
        </w:rPr>
        <w:t>Committee’s</w:t>
      </w:r>
      <w:r w:rsidR="0080460C">
        <w:rPr>
          <w:rFonts w:ascii="Cambria" w:hAnsi="Cambria"/>
        </w:rPr>
        <w:t xml:space="preserve"> satisfaction before an invoice can be included on th</w:t>
      </w:r>
      <w:r w:rsidR="00CF6E02">
        <w:rPr>
          <w:rFonts w:ascii="Cambria" w:hAnsi="Cambria"/>
        </w:rPr>
        <w:t>e</w:t>
      </w:r>
      <w:r w:rsidR="0080460C">
        <w:rPr>
          <w:rFonts w:ascii="Cambria" w:hAnsi="Cambria"/>
        </w:rPr>
        <w:t xml:space="preserve"> list of </w:t>
      </w:r>
      <w:r w:rsidR="00CF6E02">
        <w:rPr>
          <w:rFonts w:ascii="Cambria" w:hAnsi="Cambria"/>
        </w:rPr>
        <w:t>disbursements</w:t>
      </w:r>
      <w:r w:rsidR="0080460C">
        <w:rPr>
          <w:rFonts w:ascii="Cambria" w:hAnsi="Cambria"/>
        </w:rPr>
        <w:t xml:space="preserve"> </w:t>
      </w:r>
      <w:r w:rsidR="009B774C">
        <w:rPr>
          <w:rFonts w:ascii="Cambria" w:hAnsi="Cambria"/>
        </w:rPr>
        <w:t>to be paid</w:t>
      </w:r>
      <w:r w:rsidR="006E1C07">
        <w:rPr>
          <w:rFonts w:ascii="Cambria" w:hAnsi="Cambria"/>
        </w:rPr>
        <w:t>, which is a standar</w:t>
      </w:r>
      <w:r w:rsidR="002C7F6C">
        <w:rPr>
          <w:rFonts w:ascii="Cambria" w:hAnsi="Cambria"/>
        </w:rPr>
        <w:t>d</w:t>
      </w:r>
      <w:r w:rsidR="006E1C07">
        <w:rPr>
          <w:rFonts w:ascii="Cambria" w:hAnsi="Cambria"/>
        </w:rPr>
        <w:t xml:space="preserve"> part of </w:t>
      </w:r>
      <w:r w:rsidR="0080460C">
        <w:rPr>
          <w:rFonts w:ascii="Cambria" w:hAnsi="Cambria"/>
        </w:rPr>
        <w:t>each regular me</w:t>
      </w:r>
      <w:r w:rsidR="00CF6E02">
        <w:rPr>
          <w:rFonts w:ascii="Cambria" w:hAnsi="Cambria"/>
        </w:rPr>
        <w:t>e</w:t>
      </w:r>
      <w:r w:rsidR="0080460C">
        <w:rPr>
          <w:rFonts w:ascii="Cambria" w:hAnsi="Cambria"/>
        </w:rPr>
        <w:t xml:space="preserve">ting </w:t>
      </w:r>
      <w:r w:rsidR="00CF6E02">
        <w:rPr>
          <w:rFonts w:ascii="Cambria" w:hAnsi="Cambria"/>
        </w:rPr>
        <w:t>agenda</w:t>
      </w:r>
      <w:r w:rsidR="0080460C">
        <w:rPr>
          <w:rFonts w:ascii="Cambria" w:hAnsi="Cambria"/>
        </w:rPr>
        <w:t xml:space="preserve"> packet</w:t>
      </w:r>
      <w:r w:rsidR="00CF6E02">
        <w:rPr>
          <w:rFonts w:ascii="Cambria" w:hAnsi="Cambria"/>
        </w:rPr>
        <w:t xml:space="preserve"> </w:t>
      </w:r>
      <w:r w:rsidR="002C7F6C">
        <w:rPr>
          <w:rFonts w:ascii="Cambria" w:hAnsi="Cambria"/>
        </w:rPr>
        <w:t xml:space="preserve">and requires </w:t>
      </w:r>
      <w:r w:rsidR="00CF6E02">
        <w:rPr>
          <w:rFonts w:ascii="Cambria" w:hAnsi="Cambria"/>
        </w:rPr>
        <w:t>Trustee approval.</w:t>
      </w:r>
      <w:r w:rsidR="00AD30D0">
        <w:rPr>
          <w:rFonts w:ascii="Cambria" w:hAnsi="Cambria"/>
        </w:rPr>
        <w:t xml:space="preserve">  The </w:t>
      </w:r>
      <w:r w:rsidR="00514F9E">
        <w:rPr>
          <w:rFonts w:ascii="Cambria" w:hAnsi="Cambria"/>
        </w:rPr>
        <w:t xml:space="preserve">Committee members both sign each check and ensure that every check </w:t>
      </w:r>
      <w:r w:rsidR="008827A1">
        <w:rPr>
          <w:rFonts w:ascii="Cambria" w:hAnsi="Cambria"/>
        </w:rPr>
        <w:t xml:space="preserve">issued or voided </w:t>
      </w:r>
      <w:r w:rsidR="0015027D">
        <w:rPr>
          <w:rFonts w:ascii="Cambria" w:hAnsi="Cambria"/>
        </w:rPr>
        <w:t xml:space="preserve">through United Business Bank </w:t>
      </w:r>
      <w:r w:rsidR="008827A1">
        <w:rPr>
          <w:rFonts w:ascii="Cambria" w:hAnsi="Cambria"/>
        </w:rPr>
        <w:t>is accounted for</w:t>
      </w:r>
      <w:r w:rsidR="0080460C">
        <w:rPr>
          <w:rFonts w:ascii="Cambria" w:hAnsi="Cambria"/>
        </w:rPr>
        <w:t xml:space="preserve">. </w:t>
      </w:r>
      <w:r w:rsidR="00E87ACE">
        <w:rPr>
          <w:rFonts w:ascii="Cambria" w:hAnsi="Cambria"/>
        </w:rPr>
        <w:t xml:space="preserve"> </w:t>
      </w:r>
      <w:r w:rsidR="00911D70">
        <w:rPr>
          <w:rFonts w:ascii="Cambria" w:hAnsi="Cambria"/>
        </w:rPr>
        <w:t xml:space="preserve">In addition, only </w:t>
      </w:r>
      <w:commentRangeStart w:id="5"/>
      <w:r w:rsidR="00432187">
        <w:rPr>
          <w:rFonts w:ascii="Cambria" w:hAnsi="Cambria"/>
        </w:rPr>
        <w:t>three</w:t>
      </w:r>
      <w:commentRangeEnd w:id="5"/>
      <w:r w:rsidR="00725D85">
        <w:rPr>
          <w:rStyle w:val="CommentReference"/>
          <w:rFonts w:ascii="Cambria" w:hAnsi="Cambria"/>
          <w:sz w:val="22"/>
          <w:szCs w:val="22"/>
        </w:rPr>
        <w:commentReference w:id="5"/>
      </w:r>
      <w:r w:rsidR="00432187">
        <w:rPr>
          <w:rFonts w:ascii="Cambria" w:hAnsi="Cambria"/>
        </w:rPr>
        <w:t xml:space="preserve"> </w:t>
      </w:r>
      <w:r w:rsidR="001871B4">
        <w:rPr>
          <w:rFonts w:ascii="Cambria" w:hAnsi="Cambria"/>
        </w:rPr>
        <w:t xml:space="preserve">Town </w:t>
      </w:r>
      <w:r w:rsidR="008320A1">
        <w:rPr>
          <w:rFonts w:ascii="Cambria" w:hAnsi="Cambria"/>
        </w:rPr>
        <w:t>employees</w:t>
      </w:r>
      <w:r w:rsidR="001871B4">
        <w:rPr>
          <w:rFonts w:ascii="Cambria" w:hAnsi="Cambria"/>
        </w:rPr>
        <w:t xml:space="preserve"> have access to the Town</w:t>
      </w:r>
      <w:r w:rsidR="00990566">
        <w:rPr>
          <w:rFonts w:ascii="Cambria" w:hAnsi="Cambria"/>
        </w:rPr>
        <w:t>’</w:t>
      </w:r>
      <w:r w:rsidR="001871B4">
        <w:rPr>
          <w:rFonts w:ascii="Cambria" w:hAnsi="Cambria"/>
        </w:rPr>
        <w:t xml:space="preserve">s </w:t>
      </w:r>
      <w:r w:rsidR="00895E3D">
        <w:rPr>
          <w:rFonts w:ascii="Cambria" w:hAnsi="Cambria"/>
        </w:rPr>
        <w:t>bank account</w:t>
      </w:r>
      <w:r w:rsidR="00AA009F">
        <w:rPr>
          <w:rFonts w:ascii="Cambria" w:hAnsi="Cambria"/>
        </w:rPr>
        <w:t>s</w:t>
      </w:r>
      <w:r w:rsidR="00895E3D">
        <w:rPr>
          <w:rFonts w:ascii="Cambria" w:hAnsi="Cambria"/>
        </w:rPr>
        <w:t xml:space="preserve"> at United Business Bank and </w:t>
      </w:r>
      <w:r w:rsidR="006F73DA">
        <w:rPr>
          <w:rFonts w:ascii="Cambria" w:hAnsi="Cambria"/>
        </w:rPr>
        <w:t>investment</w:t>
      </w:r>
      <w:r w:rsidR="00895E3D">
        <w:rPr>
          <w:rFonts w:ascii="Cambria" w:hAnsi="Cambria"/>
        </w:rPr>
        <w:t xml:space="preserve"> accounts at</w:t>
      </w:r>
      <w:r w:rsidR="001871B4">
        <w:rPr>
          <w:rFonts w:ascii="Cambria" w:hAnsi="Cambria"/>
        </w:rPr>
        <w:t xml:space="preserve"> ColoTrust</w:t>
      </w:r>
      <w:r w:rsidR="00AA009F">
        <w:rPr>
          <w:rFonts w:ascii="Cambria" w:hAnsi="Cambria"/>
        </w:rPr>
        <w:t xml:space="preserve">. </w:t>
      </w:r>
      <w:r w:rsidR="009C7071">
        <w:rPr>
          <w:rFonts w:ascii="Cambria" w:hAnsi="Cambria"/>
        </w:rPr>
        <w:t>T</w:t>
      </w:r>
      <w:r w:rsidR="00AA009F">
        <w:rPr>
          <w:rFonts w:ascii="Cambria" w:hAnsi="Cambria"/>
        </w:rPr>
        <w:t xml:space="preserve">he </w:t>
      </w:r>
      <w:r w:rsidR="00856D14">
        <w:rPr>
          <w:rFonts w:ascii="Cambria" w:hAnsi="Cambria"/>
        </w:rPr>
        <w:t>Finance</w:t>
      </w:r>
      <w:r w:rsidR="00AA009F">
        <w:rPr>
          <w:rFonts w:ascii="Cambria" w:hAnsi="Cambria"/>
        </w:rPr>
        <w:t xml:space="preserve"> Committee</w:t>
      </w:r>
      <w:r w:rsidR="00856D14">
        <w:rPr>
          <w:rFonts w:ascii="Cambria" w:hAnsi="Cambria"/>
        </w:rPr>
        <w:t xml:space="preserve"> can </w:t>
      </w:r>
      <w:r>
        <w:rPr>
          <w:rFonts w:ascii="Cambria" w:hAnsi="Cambria"/>
        </w:rPr>
        <w:t xml:space="preserve">also </w:t>
      </w:r>
      <w:r w:rsidR="00856D14">
        <w:rPr>
          <w:rFonts w:ascii="Cambria" w:hAnsi="Cambria"/>
        </w:rPr>
        <w:t>view all of these account</w:t>
      </w:r>
      <w:r w:rsidR="008011CB">
        <w:rPr>
          <w:rFonts w:ascii="Cambria" w:hAnsi="Cambria"/>
        </w:rPr>
        <w:t>s</w:t>
      </w:r>
      <w:r w:rsidR="00856D14">
        <w:rPr>
          <w:rFonts w:ascii="Cambria" w:hAnsi="Cambria"/>
        </w:rPr>
        <w:t xml:space="preserve"> in real time</w:t>
      </w:r>
      <w:r>
        <w:rPr>
          <w:rFonts w:ascii="Cambria" w:hAnsi="Cambria"/>
        </w:rPr>
        <w:t>,</w:t>
      </w:r>
      <w:r w:rsidR="00856D14">
        <w:rPr>
          <w:rFonts w:ascii="Cambria" w:hAnsi="Cambria"/>
        </w:rPr>
        <w:t xml:space="preserve"> at any time</w:t>
      </w:r>
      <w:r w:rsidR="006F73DA">
        <w:rPr>
          <w:rFonts w:ascii="Cambria" w:hAnsi="Cambria"/>
        </w:rPr>
        <w:t xml:space="preserve"> as an </w:t>
      </w:r>
      <w:r w:rsidR="00AC6048">
        <w:rPr>
          <w:rFonts w:ascii="Cambria" w:hAnsi="Cambria"/>
        </w:rPr>
        <w:t xml:space="preserve">additional </w:t>
      </w:r>
      <w:r w:rsidR="006F73DA">
        <w:rPr>
          <w:rFonts w:ascii="Cambria" w:hAnsi="Cambria"/>
        </w:rPr>
        <w:t>oversight mechanism</w:t>
      </w:r>
      <w:r w:rsidR="00856D14">
        <w:rPr>
          <w:rFonts w:ascii="Cambria" w:hAnsi="Cambria"/>
        </w:rPr>
        <w:t>.</w:t>
      </w:r>
      <w:r w:rsidR="006F73DA">
        <w:rPr>
          <w:rFonts w:ascii="Cambria" w:hAnsi="Cambria"/>
        </w:rPr>
        <w:t xml:space="preserve"> </w:t>
      </w:r>
      <w:r w:rsidR="00E1138B">
        <w:rPr>
          <w:rFonts w:ascii="Cambria" w:hAnsi="Cambria"/>
        </w:rPr>
        <w:t xml:space="preserve"> </w:t>
      </w:r>
    </w:p>
    <w:p w14:paraId="702CBFBB" w14:textId="7A5E395E" w:rsidR="00432187" w:rsidRDefault="00337818">
      <w:pPr>
        <w:rPr>
          <w:rFonts w:ascii="Cambria" w:hAnsi="Cambria"/>
        </w:rPr>
      </w:pPr>
      <w:r>
        <w:rPr>
          <w:rFonts w:ascii="Cambria" w:hAnsi="Cambria"/>
        </w:rPr>
        <w:t>Ou</w:t>
      </w:r>
      <w:r w:rsidR="000B2810">
        <w:rPr>
          <w:rFonts w:ascii="Cambria" w:hAnsi="Cambria"/>
        </w:rPr>
        <w:t>r</w:t>
      </w:r>
      <w:r>
        <w:rPr>
          <w:rFonts w:ascii="Cambria" w:hAnsi="Cambria"/>
        </w:rPr>
        <w:t xml:space="preserve"> Town </w:t>
      </w:r>
      <w:r w:rsidR="000B2810">
        <w:rPr>
          <w:rFonts w:ascii="Cambria" w:hAnsi="Cambria"/>
        </w:rPr>
        <w:t>Administrator</w:t>
      </w:r>
      <w:r>
        <w:rPr>
          <w:rFonts w:ascii="Cambria" w:hAnsi="Cambria"/>
        </w:rPr>
        <w:t xml:space="preserve"> has instituted budget reporting </w:t>
      </w:r>
      <w:r w:rsidR="008940A6">
        <w:rPr>
          <w:rFonts w:ascii="Cambria" w:hAnsi="Cambria"/>
        </w:rPr>
        <w:t xml:space="preserve">every month </w:t>
      </w:r>
      <w:r>
        <w:rPr>
          <w:rFonts w:ascii="Cambria" w:hAnsi="Cambria"/>
        </w:rPr>
        <w:t>that ha</w:t>
      </w:r>
      <w:r w:rsidR="00EE637B">
        <w:rPr>
          <w:rFonts w:ascii="Cambria" w:hAnsi="Cambria"/>
        </w:rPr>
        <w:t>d</w:t>
      </w:r>
      <w:r>
        <w:rPr>
          <w:rFonts w:ascii="Cambria" w:hAnsi="Cambria"/>
        </w:rPr>
        <w:t xml:space="preserve"> not been provided previously including </w:t>
      </w:r>
      <w:r w:rsidR="00BC662F">
        <w:rPr>
          <w:rFonts w:ascii="Cambria" w:hAnsi="Cambria"/>
        </w:rPr>
        <w:t xml:space="preserve">“budget to actuals” </w:t>
      </w:r>
      <w:r w:rsidR="00010DC5">
        <w:rPr>
          <w:rFonts w:ascii="Cambria" w:hAnsi="Cambria"/>
        </w:rPr>
        <w:t>which reports</w:t>
      </w:r>
      <w:r w:rsidR="00282032">
        <w:rPr>
          <w:rFonts w:ascii="Cambria" w:hAnsi="Cambria"/>
        </w:rPr>
        <w:t xml:space="preserve"> a running total of</w:t>
      </w:r>
      <w:r w:rsidR="008940A6">
        <w:rPr>
          <w:rFonts w:ascii="Cambria" w:hAnsi="Cambria"/>
        </w:rPr>
        <w:t xml:space="preserve"> </w:t>
      </w:r>
      <w:r w:rsidR="00010DC5">
        <w:rPr>
          <w:rFonts w:ascii="Cambria" w:hAnsi="Cambria"/>
        </w:rPr>
        <w:t>spending to date</w:t>
      </w:r>
      <w:r w:rsidR="00003FF6">
        <w:rPr>
          <w:rFonts w:ascii="Cambria" w:hAnsi="Cambria"/>
        </w:rPr>
        <w:t xml:space="preserve"> vs.</w:t>
      </w:r>
      <w:r w:rsidR="00A84DF7">
        <w:rPr>
          <w:rFonts w:ascii="Cambria" w:hAnsi="Cambria"/>
        </w:rPr>
        <w:t xml:space="preserve"> budgeted amounts for every </w:t>
      </w:r>
      <w:r w:rsidR="000B2810">
        <w:rPr>
          <w:rFonts w:ascii="Cambria" w:hAnsi="Cambria"/>
        </w:rPr>
        <w:t xml:space="preserve">line </w:t>
      </w:r>
      <w:r w:rsidR="00003FF6">
        <w:rPr>
          <w:rFonts w:ascii="Cambria" w:hAnsi="Cambria"/>
        </w:rPr>
        <w:t>item</w:t>
      </w:r>
      <w:r w:rsidR="000B2810">
        <w:rPr>
          <w:rFonts w:ascii="Cambria" w:hAnsi="Cambria"/>
        </w:rPr>
        <w:t xml:space="preserve"> in every fund </w:t>
      </w:r>
      <w:r w:rsidR="006556EB">
        <w:rPr>
          <w:rFonts w:ascii="Cambria" w:hAnsi="Cambria"/>
        </w:rPr>
        <w:t xml:space="preserve">within </w:t>
      </w:r>
      <w:r w:rsidR="00003FF6">
        <w:rPr>
          <w:rFonts w:ascii="Cambria" w:hAnsi="Cambria"/>
        </w:rPr>
        <w:t>the Town’s budget</w:t>
      </w:r>
      <w:r w:rsidR="008941F2">
        <w:rPr>
          <w:rFonts w:ascii="Cambria" w:hAnsi="Cambria"/>
        </w:rPr>
        <w:t xml:space="preserve"> and a summary of th</w:t>
      </w:r>
      <w:r w:rsidR="000B58F8">
        <w:rPr>
          <w:rFonts w:ascii="Cambria" w:hAnsi="Cambria"/>
        </w:rPr>
        <w:t>e</w:t>
      </w:r>
      <w:r w:rsidR="008941F2">
        <w:rPr>
          <w:rFonts w:ascii="Cambria" w:hAnsi="Cambria"/>
        </w:rPr>
        <w:t xml:space="preserve"> current balance in </w:t>
      </w:r>
      <w:r w:rsidR="000B58F8">
        <w:rPr>
          <w:rFonts w:ascii="Cambria" w:hAnsi="Cambria"/>
        </w:rPr>
        <w:t>each</w:t>
      </w:r>
      <w:r w:rsidR="008941F2">
        <w:rPr>
          <w:rFonts w:ascii="Cambria" w:hAnsi="Cambria"/>
        </w:rPr>
        <w:t xml:space="preserve"> bank and investment accounts</w:t>
      </w:r>
      <w:r w:rsidR="000B2810">
        <w:rPr>
          <w:rFonts w:ascii="Cambria" w:hAnsi="Cambria"/>
        </w:rPr>
        <w:t xml:space="preserve">. </w:t>
      </w:r>
      <w:r>
        <w:rPr>
          <w:rFonts w:ascii="Cambria" w:hAnsi="Cambria"/>
        </w:rPr>
        <w:t xml:space="preserve"> </w:t>
      </w:r>
      <w:r w:rsidR="006556EB">
        <w:rPr>
          <w:rFonts w:ascii="Cambria" w:hAnsi="Cambria"/>
        </w:rPr>
        <w:t>This reporting is included in th</w:t>
      </w:r>
      <w:r w:rsidR="008940A6">
        <w:rPr>
          <w:rFonts w:ascii="Cambria" w:hAnsi="Cambria"/>
        </w:rPr>
        <w:t>e</w:t>
      </w:r>
      <w:r w:rsidR="006556EB">
        <w:rPr>
          <w:rFonts w:ascii="Cambria" w:hAnsi="Cambria"/>
        </w:rPr>
        <w:t xml:space="preserve"> </w:t>
      </w:r>
      <w:r w:rsidR="00A9517C">
        <w:rPr>
          <w:rFonts w:ascii="Cambria" w:hAnsi="Cambria"/>
        </w:rPr>
        <w:t xml:space="preserve">first </w:t>
      </w:r>
      <w:r w:rsidR="006556EB">
        <w:rPr>
          <w:rFonts w:ascii="Cambria" w:hAnsi="Cambria"/>
        </w:rPr>
        <w:t>regular Me</w:t>
      </w:r>
      <w:r w:rsidR="00725D85">
        <w:rPr>
          <w:rFonts w:ascii="Cambria" w:hAnsi="Cambria"/>
        </w:rPr>
        <w:t>e</w:t>
      </w:r>
      <w:r w:rsidR="0029599E">
        <w:rPr>
          <w:rFonts w:ascii="Cambria" w:hAnsi="Cambria"/>
        </w:rPr>
        <w:t>ting</w:t>
      </w:r>
      <w:r w:rsidR="006556EB">
        <w:rPr>
          <w:rFonts w:ascii="Cambria" w:hAnsi="Cambria"/>
        </w:rPr>
        <w:t xml:space="preserve"> Agenda Packets </w:t>
      </w:r>
      <w:r w:rsidR="00A9517C">
        <w:rPr>
          <w:rFonts w:ascii="Cambria" w:hAnsi="Cambria"/>
        </w:rPr>
        <w:t xml:space="preserve">(second Tuesday of each month) </w:t>
      </w:r>
      <w:r w:rsidR="006556EB">
        <w:rPr>
          <w:rFonts w:ascii="Cambria" w:hAnsi="Cambria"/>
        </w:rPr>
        <w:t xml:space="preserve">and is </w:t>
      </w:r>
      <w:r w:rsidR="00F4102B">
        <w:rPr>
          <w:rFonts w:ascii="Cambria" w:hAnsi="Cambria"/>
        </w:rPr>
        <w:t xml:space="preserve">always available to the public on the Town </w:t>
      </w:r>
      <w:commentRangeStart w:id="6"/>
      <w:r w:rsidR="00F4102B">
        <w:rPr>
          <w:rFonts w:ascii="Cambria" w:hAnsi="Cambria"/>
        </w:rPr>
        <w:t>website</w:t>
      </w:r>
      <w:commentRangeEnd w:id="6"/>
      <w:r w:rsidR="00DC2AAE">
        <w:rPr>
          <w:rStyle w:val="CommentReference"/>
          <w:rFonts w:ascii="Cambria" w:hAnsi="Cambria"/>
          <w:sz w:val="22"/>
          <w:szCs w:val="22"/>
        </w:rPr>
        <w:commentReference w:id="6"/>
      </w:r>
      <w:r w:rsidR="00F4102B">
        <w:rPr>
          <w:rFonts w:ascii="Cambria" w:hAnsi="Cambria"/>
        </w:rPr>
        <w:t>.</w:t>
      </w:r>
      <w:r w:rsidR="0010596A">
        <w:rPr>
          <w:rFonts w:ascii="Cambria" w:hAnsi="Cambria"/>
        </w:rPr>
        <w:t xml:space="preserve"> </w:t>
      </w:r>
      <w:r w:rsidR="000E128B">
        <w:rPr>
          <w:rFonts w:ascii="Cambria" w:hAnsi="Cambria"/>
        </w:rPr>
        <w:t>This level of up-to-date information</w:t>
      </w:r>
      <w:r w:rsidR="004766D0">
        <w:rPr>
          <w:rFonts w:ascii="Cambria" w:hAnsi="Cambria"/>
        </w:rPr>
        <w:t xml:space="preserve"> </w:t>
      </w:r>
      <w:r w:rsidR="000E128B">
        <w:rPr>
          <w:rFonts w:ascii="Cambria" w:hAnsi="Cambria"/>
        </w:rPr>
        <w:t xml:space="preserve">is absolutely vital to </w:t>
      </w:r>
      <w:r w:rsidR="004766D0">
        <w:rPr>
          <w:rFonts w:ascii="Cambria" w:hAnsi="Cambria"/>
        </w:rPr>
        <w:t xml:space="preserve">decision making throughout the </w:t>
      </w:r>
      <w:r w:rsidR="005236E7">
        <w:rPr>
          <w:rFonts w:ascii="Cambria" w:hAnsi="Cambria"/>
        </w:rPr>
        <w:t>year</w:t>
      </w:r>
      <w:r w:rsidR="004766D0">
        <w:rPr>
          <w:rFonts w:ascii="Cambria" w:hAnsi="Cambria"/>
        </w:rPr>
        <w:t xml:space="preserve"> </w:t>
      </w:r>
      <w:r w:rsidR="00941F3F">
        <w:rPr>
          <w:rFonts w:ascii="Cambria" w:hAnsi="Cambria"/>
        </w:rPr>
        <w:t xml:space="preserve">especially </w:t>
      </w:r>
      <w:r w:rsidR="007E35E9">
        <w:rPr>
          <w:rFonts w:ascii="Cambria" w:hAnsi="Cambria"/>
        </w:rPr>
        <w:t>when</w:t>
      </w:r>
      <w:r w:rsidR="004766D0">
        <w:rPr>
          <w:rFonts w:ascii="Cambria" w:hAnsi="Cambria"/>
        </w:rPr>
        <w:t xml:space="preserve"> unexpected expenses </w:t>
      </w:r>
      <w:r w:rsidR="00543C2A">
        <w:rPr>
          <w:rFonts w:ascii="Cambria" w:hAnsi="Cambria"/>
        </w:rPr>
        <w:t>invariabl</w:t>
      </w:r>
      <w:r w:rsidR="007E35E9">
        <w:rPr>
          <w:rFonts w:ascii="Cambria" w:hAnsi="Cambria"/>
        </w:rPr>
        <w:t>y</w:t>
      </w:r>
      <w:r w:rsidR="00543C2A">
        <w:rPr>
          <w:rFonts w:ascii="Cambria" w:hAnsi="Cambria"/>
        </w:rPr>
        <w:t xml:space="preserve"> occur</w:t>
      </w:r>
      <w:r w:rsidR="007E35E9">
        <w:rPr>
          <w:rFonts w:ascii="Cambria" w:hAnsi="Cambria"/>
        </w:rPr>
        <w:t xml:space="preserve"> (</w:t>
      </w:r>
      <w:r w:rsidR="005E63FD">
        <w:rPr>
          <w:rFonts w:ascii="Cambria" w:hAnsi="Cambria"/>
        </w:rPr>
        <w:t xml:space="preserve">think </w:t>
      </w:r>
      <w:r w:rsidR="007E35E9">
        <w:rPr>
          <w:rFonts w:ascii="Cambria" w:hAnsi="Cambria"/>
        </w:rPr>
        <w:t xml:space="preserve">broken </w:t>
      </w:r>
      <w:r w:rsidR="00BC6F8A">
        <w:rPr>
          <w:rFonts w:ascii="Cambria" w:hAnsi="Cambria"/>
        </w:rPr>
        <w:t xml:space="preserve">clay </w:t>
      </w:r>
      <w:r w:rsidR="007E35E9">
        <w:rPr>
          <w:rFonts w:ascii="Cambria" w:hAnsi="Cambria"/>
        </w:rPr>
        <w:t>sewer</w:t>
      </w:r>
      <w:r w:rsidR="00BC6F8A">
        <w:rPr>
          <w:rFonts w:ascii="Cambria" w:hAnsi="Cambria"/>
        </w:rPr>
        <w:t xml:space="preserve"> service lines, broken water lines, </w:t>
      </w:r>
      <w:r w:rsidR="00800F76">
        <w:rPr>
          <w:rFonts w:ascii="Cambria" w:hAnsi="Cambria"/>
        </w:rPr>
        <w:t xml:space="preserve">vehicle maintenance, </w:t>
      </w:r>
      <w:r w:rsidR="00E159ED">
        <w:rPr>
          <w:rFonts w:ascii="Cambria" w:hAnsi="Cambria"/>
        </w:rPr>
        <w:t>etc</w:t>
      </w:r>
      <w:r w:rsidR="00104D12">
        <w:rPr>
          <w:rFonts w:ascii="Cambria" w:hAnsi="Cambria"/>
        </w:rPr>
        <w:t>.</w:t>
      </w:r>
      <w:r w:rsidR="00E159ED">
        <w:rPr>
          <w:rFonts w:ascii="Cambria" w:hAnsi="Cambria"/>
        </w:rPr>
        <w:t>).</w:t>
      </w:r>
    </w:p>
    <w:p w14:paraId="4110342A" w14:textId="2D01CF39" w:rsidR="00C52C5F" w:rsidRDefault="0023655B">
      <w:pPr>
        <w:rPr>
          <w:rFonts w:ascii="Cambria" w:hAnsi="Cambria"/>
        </w:rPr>
      </w:pPr>
      <w:r>
        <w:rPr>
          <w:rFonts w:ascii="Cambria" w:hAnsi="Cambria"/>
        </w:rPr>
        <w:t>Another</w:t>
      </w:r>
      <w:r w:rsidR="0069341E">
        <w:rPr>
          <w:rFonts w:ascii="Cambria" w:hAnsi="Cambria"/>
        </w:rPr>
        <w:t xml:space="preserve"> major </w:t>
      </w:r>
      <w:r w:rsidR="005611A5">
        <w:rPr>
          <w:rFonts w:ascii="Cambria" w:hAnsi="Cambria"/>
        </w:rPr>
        <w:t xml:space="preserve">nationally recognized </w:t>
      </w:r>
      <w:r>
        <w:rPr>
          <w:rFonts w:ascii="Cambria" w:hAnsi="Cambria"/>
        </w:rPr>
        <w:t>planning tool</w:t>
      </w:r>
      <w:r w:rsidR="0069341E">
        <w:rPr>
          <w:rFonts w:ascii="Cambria" w:hAnsi="Cambria"/>
        </w:rPr>
        <w:t xml:space="preserve"> </w:t>
      </w:r>
      <w:r w:rsidR="006014A1">
        <w:rPr>
          <w:rFonts w:ascii="Cambria" w:hAnsi="Cambria"/>
        </w:rPr>
        <w:t xml:space="preserve">introduced by our Town </w:t>
      </w:r>
      <w:r w:rsidR="00E71106">
        <w:rPr>
          <w:rFonts w:ascii="Cambria" w:hAnsi="Cambria"/>
        </w:rPr>
        <w:t>Administrator</w:t>
      </w:r>
      <w:r w:rsidR="006014A1">
        <w:rPr>
          <w:rFonts w:ascii="Cambria" w:hAnsi="Cambria"/>
        </w:rPr>
        <w:t xml:space="preserve"> is a </w:t>
      </w:r>
      <w:r w:rsidR="00DC6B9D">
        <w:rPr>
          <w:rFonts w:ascii="Cambria" w:hAnsi="Cambria"/>
        </w:rPr>
        <w:t>five-year</w:t>
      </w:r>
      <w:r w:rsidR="006014A1">
        <w:rPr>
          <w:rFonts w:ascii="Cambria" w:hAnsi="Cambria"/>
        </w:rPr>
        <w:t xml:space="preserve"> Capi</w:t>
      </w:r>
      <w:r w:rsidR="005A689C">
        <w:rPr>
          <w:rFonts w:ascii="Cambria" w:hAnsi="Cambria"/>
        </w:rPr>
        <w:t>ta</w:t>
      </w:r>
      <w:r w:rsidR="006014A1">
        <w:rPr>
          <w:rFonts w:ascii="Cambria" w:hAnsi="Cambria"/>
        </w:rPr>
        <w:t xml:space="preserve">l Improvement Plan. This </w:t>
      </w:r>
      <w:r w:rsidR="00640DFD">
        <w:rPr>
          <w:rFonts w:ascii="Cambria" w:hAnsi="Cambria"/>
        </w:rPr>
        <w:t>is a simple</w:t>
      </w:r>
      <w:r w:rsidR="00481279">
        <w:rPr>
          <w:rFonts w:ascii="Cambria" w:hAnsi="Cambria"/>
        </w:rPr>
        <w:t xml:space="preserve"> mechanism </w:t>
      </w:r>
      <w:r w:rsidR="007E7354">
        <w:rPr>
          <w:rFonts w:ascii="Cambria" w:hAnsi="Cambria"/>
        </w:rPr>
        <w:t xml:space="preserve">for </w:t>
      </w:r>
      <w:r w:rsidR="006014A1">
        <w:rPr>
          <w:rFonts w:ascii="Cambria" w:hAnsi="Cambria"/>
        </w:rPr>
        <w:t xml:space="preserve">each </w:t>
      </w:r>
      <w:r w:rsidR="00E71106">
        <w:rPr>
          <w:rFonts w:ascii="Cambria" w:hAnsi="Cambria"/>
        </w:rPr>
        <w:t>Department</w:t>
      </w:r>
      <w:r w:rsidR="006014A1">
        <w:rPr>
          <w:rFonts w:ascii="Cambria" w:hAnsi="Cambria"/>
        </w:rPr>
        <w:t xml:space="preserve"> to </w:t>
      </w:r>
      <w:r w:rsidR="00E71106">
        <w:rPr>
          <w:rFonts w:ascii="Cambria" w:hAnsi="Cambria"/>
        </w:rPr>
        <w:t xml:space="preserve">assess what is needed to </w:t>
      </w:r>
      <w:r w:rsidR="008C0E09">
        <w:rPr>
          <w:rFonts w:ascii="Cambria" w:hAnsi="Cambria"/>
        </w:rPr>
        <w:t>improve</w:t>
      </w:r>
      <w:r w:rsidR="00CD2FF7">
        <w:rPr>
          <w:rFonts w:ascii="Cambria" w:hAnsi="Cambria"/>
        </w:rPr>
        <w:t xml:space="preserve"> existing </w:t>
      </w:r>
      <w:r w:rsidR="007E7354">
        <w:rPr>
          <w:rFonts w:ascii="Cambria" w:hAnsi="Cambria"/>
        </w:rPr>
        <w:t>infrastructure</w:t>
      </w:r>
      <w:r w:rsidR="00CD2FF7">
        <w:rPr>
          <w:rFonts w:ascii="Cambria" w:hAnsi="Cambria"/>
        </w:rPr>
        <w:t xml:space="preserve"> and </w:t>
      </w:r>
      <w:r w:rsidR="008C0E09">
        <w:rPr>
          <w:rFonts w:ascii="Cambria" w:hAnsi="Cambria"/>
        </w:rPr>
        <w:t xml:space="preserve">replace </w:t>
      </w:r>
      <w:r w:rsidR="007E7354">
        <w:rPr>
          <w:rFonts w:ascii="Cambria" w:hAnsi="Cambria"/>
        </w:rPr>
        <w:t>aging or obsolete</w:t>
      </w:r>
      <w:r w:rsidR="008C0E09">
        <w:rPr>
          <w:rFonts w:ascii="Cambria" w:hAnsi="Cambria"/>
        </w:rPr>
        <w:t xml:space="preserve"> </w:t>
      </w:r>
      <w:r w:rsidR="00CD2FF7">
        <w:rPr>
          <w:rFonts w:ascii="Cambria" w:hAnsi="Cambria"/>
        </w:rPr>
        <w:t>equi</w:t>
      </w:r>
      <w:r w:rsidR="008C0E09">
        <w:rPr>
          <w:rFonts w:ascii="Cambria" w:hAnsi="Cambria"/>
        </w:rPr>
        <w:t>p</w:t>
      </w:r>
      <w:r w:rsidR="00CD2FF7">
        <w:rPr>
          <w:rFonts w:ascii="Cambria" w:hAnsi="Cambria"/>
        </w:rPr>
        <w:t xml:space="preserve">ment </w:t>
      </w:r>
      <w:r w:rsidR="007E7354">
        <w:rPr>
          <w:rFonts w:ascii="Cambria" w:hAnsi="Cambria"/>
        </w:rPr>
        <w:t xml:space="preserve">over a rolling </w:t>
      </w:r>
      <w:r w:rsidR="00765075">
        <w:rPr>
          <w:rFonts w:ascii="Cambria" w:hAnsi="Cambria"/>
        </w:rPr>
        <w:t>five-year</w:t>
      </w:r>
      <w:r w:rsidR="007E7354">
        <w:rPr>
          <w:rFonts w:ascii="Cambria" w:hAnsi="Cambria"/>
        </w:rPr>
        <w:t xml:space="preserve"> perio</w:t>
      </w:r>
      <w:r w:rsidR="000E5975">
        <w:rPr>
          <w:rFonts w:ascii="Cambria" w:hAnsi="Cambria"/>
        </w:rPr>
        <w:t>d</w:t>
      </w:r>
      <w:r w:rsidR="007E7354">
        <w:rPr>
          <w:rFonts w:ascii="Cambria" w:hAnsi="Cambria"/>
        </w:rPr>
        <w:t xml:space="preserve"> in order to </w:t>
      </w:r>
      <w:r w:rsidR="00CD2FF7">
        <w:rPr>
          <w:rFonts w:ascii="Cambria" w:hAnsi="Cambria"/>
        </w:rPr>
        <w:t>con</w:t>
      </w:r>
      <w:r w:rsidR="0070112A">
        <w:rPr>
          <w:rFonts w:ascii="Cambria" w:hAnsi="Cambria"/>
        </w:rPr>
        <w:t>tinue</w:t>
      </w:r>
      <w:r w:rsidR="00CD2FF7">
        <w:rPr>
          <w:rFonts w:ascii="Cambria" w:hAnsi="Cambria"/>
        </w:rPr>
        <w:t xml:space="preserve"> offering th</w:t>
      </w:r>
      <w:r w:rsidR="0070112A">
        <w:rPr>
          <w:rFonts w:ascii="Cambria" w:hAnsi="Cambria"/>
        </w:rPr>
        <w:t>e</w:t>
      </w:r>
      <w:r w:rsidR="00CD2FF7">
        <w:rPr>
          <w:rFonts w:ascii="Cambria" w:hAnsi="Cambria"/>
        </w:rPr>
        <w:t xml:space="preserve"> </w:t>
      </w:r>
      <w:r w:rsidR="0070112A">
        <w:rPr>
          <w:rFonts w:ascii="Cambria" w:hAnsi="Cambria"/>
        </w:rPr>
        <w:t xml:space="preserve">level and types of </w:t>
      </w:r>
      <w:r w:rsidR="00CD2FF7">
        <w:rPr>
          <w:rFonts w:ascii="Cambria" w:hAnsi="Cambria"/>
        </w:rPr>
        <w:t>services the Tow</w:t>
      </w:r>
      <w:r w:rsidR="00481279">
        <w:rPr>
          <w:rFonts w:ascii="Cambria" w:hAnsi="Cambria"/>
        </w:rPr>
        <w:t>n</w:t>
      </w:r>
      <w:r w:rsidR="00CD2FF7">
        <w:rPr>
          <w:rFonts w:ascii="Cambria" w:hAnsi="Cambria"/>
        </w:rPr>
        <w:t xml:space="preserve"> </w:t>
      </w:r>
      <w:r w:rsidR="00631BA4">
        <w:rPr>
          <w:rFonts w:ascii="Cambria" w:hAnsi="Cambria"/>
        </w:rPr>
        <w:t xml:space="preserve">is expected to </w:t>
      </w:r>
      <w:r w:rsidR="00CD2FF7">
        <w:rPr>
          <w:rFonts w:ascii="Cambria" w:hAnsi="Cambria"/>
        </w:rPr>
        <w:t>provide</w:t>
      </w:r>
      <w:r w:rsidR="00481279">
        <w:rPr>
          <w:rFonts w:ascii="Cambria" w:hAnsi="Cambria"/>
        </w:rPr>
        <w:t xml:space="preserve"> our </w:t>
      </w:r>
      <w:r w:rsidR="00BC560B">
        <w:rPr>
          <w:rFonts w:ascii="Cambria" w:hAnsi="Cambria"/>
        </w:rPr>
        <w:t>residents</w:t>
      </w:r>
      <w:r w:rsidR="00481279">
        <w:rPr>
          <w:rFonts w:ascii="Cambria" w:hAnsi="Cambria"/>
        </w:rPr>
        <w:t xml:space="preserve">. </w:t>
      </w:r>
      <w:r w:rsidR="00BC560B">
        <w:rPr>
          <w:rFonts w:ascii="Cambria" w:hAnsi="Cambria"/>
        </w:rPr>
        <w:t xml:space="preserve">This </w:t>
      </w:r>
      <w:r w:rsidR="009E1B15">
        <w:rPr>
          <w:rFonts w:ascii="Cambria" w:hAnsi="Cambria"/>
        </w:rPr>
        <w:t>Plan</w:t>
      </w:r>
      <w:r w:rsidR="00BC560B">
        <w:rPr>
          <w:rFonts w:ascii="Cambria" w:hAnsi="Cambria"/>
        </w:rPr>
        <w:t xml:space="preserve"> </w:t>
      </w:r>
      <w:r w:rsidR="00114D31">
        <w:rPr>
          <w:rFonts w:ascii="Cambria" w:hAnsi="Cambria"/>
        </w:rPr>
        <w:t>offers</w:t>
      </w:r>
      <w:r w:rsidR="00640DFD">
        <w:rPr>
          <w:rFonts w:ascii="Cambria" w:hAnsi="Cambria"/>
        </w:rPr>
        <w:t xml:space="preserve"> </w:t>
      </w:r>
      <w:r w:rsidR="00BC560B">
        <w:rPr>
          <w:rFonts w:ascii="Cambria" w:hAnsi="Cambria"/>
        </w:rPr>
        <w:t xml:space="preserve">the Trustees </w:t>
      </w:r>
      <w:r w:rsidR="00114D31">
        <w:rPr>
          <w:rFonts w:ascii="Cambria" w:hAnsi="Cambria"/>
        </w:rPr>
        <w:t xml:space="preserve">and the public </w:t>
      </w:r>
      <w:r w:rsidR="00BC560B">
        <w:rPr>
          <w:rFonts w:ascii="Cambria" w:hAnsi="Cambria"/>
        </w:rPr>
        <w:t xml:space="preserve">with a five-year snapshot </w:t>
      </w:r>
      <w:r w:rsidR="00351F54">
        <w:rPr>
          <w:rFonts w:ascii="Cambria" w:hAnsi="Cambria"/>
        </w:rPr>
        <w:t>w</w:t>
      </w:r>
      <w:r w:rsidR="009458F0">
        <w:rPr>
          <w:rFonts w:ascii="Cambria" w:hAnsi="Cambria"/>
        </w:rPr>
        <w:t xml:space="preserve">ith </w:t>
      </w:r>
      <w:r w:rsidR="00640DFD">
        <w:rPr>
          <w:rFonts w:ascii="Cambria" w:hAnsi="Cambria"/>
        </w:rPr>
        <w:t xml:space="preserve">staff </w:t>
      </w:r>
      <w:ins w:id="7" w:author="lucy hunter" w:date="2026-03-27T19:44:00Z" w16du:dateUtc="2026-03-28T01:44:00Z">
        <w:r w:rsidR="000707CB">
          <w:rPr>
            <w:rFonts w:ascii="Cambria" w:hAnsi="Cambria"/>
          </w:rPr>
          <w:t>-</w:t>
        </w:r>
      </w:ins>
      <w:del w:id="8" w:author="lucy hunter" w:date="2026-03-27T19:44:00Z" w16du:dateUtc="2026-03-28T01:44:00Z">
        <w:r w:rsidR="00640DFD" w:rsidDel="000707CB">
          <w:rPr>
            <w:rFonts w:ascii="Cambria" w:hAnsi="Cambria"/>
          </w:rPr>
          <w:delText xml:space="preserve"> </w:delText>
        </w:r>
      </w:del>
      <w:r w:rsidR="00D50C98">
        <w:rPr>
          <w:rFonts w:ascii="Cambria" w:hAnsi="Cambria"/>
        </w:rPr>
        <w:t>identified</w:t>
      </w:r>
      <w:r w:rsidR="00351F54">
        <w:rPr>
          <w:rFonts w:ascii="Cambria" w:hAnsi="Cambria"/>
        </w:rPr>
        <w:t xml:space="preserve"> </w:t>
      </w:r>
      <w:r w:rsidR="00E41E5B">
        <w:rPr>
          <w:rFonts w:ascii="Cambria" w:hAnsi="Cambria"/>
        </w:rPr>
        <w:t>prioritie</w:t>
      </w:r>
      <w:r w:rsidR="00D50C98">
        <w:rPr>
          <w:rFonts w:ascii="Cambria" w:hAnsi="Cambria"/>
        </w:rPr>
        <w:t>s</w:t>
      </w:r>
      <w:r w:rsidR="00BC560B">
        <w:rPr>
          <w:rFonts w:ascii="Cambria" w:hAnsi="Cambria"/>
        </w:rPr>
        <w:t xml:space="preserve"> </w:t>
      </w:r>
      <w:r w:rsidR="00A844A7">
        <w:rPr>
          <w:rFonts w:ascii="Cambria" w:hAnsi="Cambria"/>
        </w:rPr>
        <w:t>for the immediate</w:t>
      </w:r>
      <w:r w:rsidR="00BC560B">
        <w:rPr>
          <w:rFonts w:ascii="Cambria" w:hAnsi="Cambria"/>
        </w:rPr>
        <w:t xml:space="preserve"> budgeting cycle. These major </w:t>
      </w:r>
      <w:r w:rsidR="00765075">
        <w:rPr>
          <w:rFonts w:ascii="Cambria" w:hAnsi="Cambria"/>
        </w:rPr>
        <w:t>capital</w:t>
      </w:r>
      <w:r w:rsidR="00937307">
        <w:rPr>
          <w:rFonts w:ascii="Cambria" w:hAnsi="Cambria"/>
        </w:rPr>
        <w:t xml:space="preserve"> improvements </w:t>
      </w:r>
      <w:r w:rsidR="003039C5">
        <w:rPr>
          <w:rFonts w:ascii="Cambria" w:hAnsi="Cambria"/>
        </w:rPr>
        <w:t xml:space="preserve">and purchases </w:t>
      </w:r>
      <w:r w:rsidR="00221B47">
        <w:rPr>
          <w:rFonts w:ascii="Cambria" w:hAnsi="Cambria"/>
        </w:rPr>
        <w:t xml:space="preserve">were discussed in several </w:t>
      </w:r>
      <w:r w:rsidR="001C2294">
        <w:rPr>
          <w:rFonts w:ascii="Cambria" w:hAnsi="Cambria"/>
        </w:rPr>
        <w:t>budget</w:t>
      </w:r>
      <w:r w:rsidR="00221B47">
        <w:rPr>
          <w:rFonts w:ascii="Cambria" w:hAnsi="Cambria"/>
        </w:rPr>
        <w:t xml:space="preserve"> </w:t>
      </w:r>
      <w:r w:rsidR="001C2294">
        <w:rPr>
          <w:rFonts w:ascii="Cambria" w:hAnsi="Cambria"/>
        </w:rPr>
        <w:t>meetings</w:t>
      </w:r>
      <w:r w:rsidR="00221B47">
        <w:rPr>
          <w:rFonts w:ascii="Cambria" w:hAnsi="Cambria"/>
        </w:rPr>
        <w:t xml:space="preserve"> held the l</w:t>
      </w:r>
      <w:r w:rsidR="001C2294">
        <w:rPr>
          <w:rFonts w:ascii="Cambria" w:hAnsi="Cambria"/>
        </w:rPr>
        <w:t>a</w:t>
      </w:r>
      <w:r w:rsidR="00221B47">
        <w:rPr>
          <w:rFonts w:ascii="Cambria" w:hAnsi="Cambria"/>
        </w:rPr>
        <w:t>st quarter of 2025</w:t>
      </w:r>
      <w:r w:rsidR="001C2294">
        <w:rPr>
          <w:rFonts w:ascii="Cambria" w:hAnsi="Cambria"/>
        </w:rPr>
        <w:t xml:space="preserve"> and </w:t>
      </w:r>
      <w:r w:rsidR="00937307">
        <w:rPr>
          <w:rFonts w:ascii="Cambria" w:hAnsi="Cambria"/>
        </w:rPr>
        <w:t>are</w:t>
      </w:r>
      <w:r w:rsidR="0098297B">
        <w:rPr>
          <w:rFonts w:ascii="Cambria" w:hAnsi="Cambria"/>
        </w:rPr>
        <w:t xml:space="preserve"> described</w:t>
      </w:r>
      <w:r w:rsidR="00937307">
        <w:rPr>
          <w:rFonts w:ascii="Cambria" w:hAnsi="Cambria"/>
        </w:rPr>
        <w:t xml:space="preserve"> in detail </w:t>
      </w:r>
      <w:r w:rsidR="0098297B">
        <w:rPr>
          <w:rFonts w:ascii="Cambria" w:hAnsi="Cambria"/>
        </w:rPr>
        <w:t>o</w:t>
      </w:r>
      <w:r w:rsidR="00937307">
        <w:rPr>
          <w:rFonts w:ascii="Cambria" w:hAnsi="Cambria"/>
        </w:rPr>
        <w:t xml:space="preserve">n pages </w:t>
      </w:r>
      <w:r w:rsidR="0098297B">
        <w:rPr>
          <w:rFonts w:ascii="Cambria" w:hAnsi="Cambria"/>
        </w:rPr>
        <w:t xml:space="preserve">68 </w:t>
      </w:r>
      <w:r w:rsidR="00EA6F65">
        <w:rPr>
          <w:rFonts w:ascii="Cambria" w:hAnsi="Cambria"/>
        </w:rPr>
        <w:t>–</w:t>
      </w:r>
      <w:r w:rsidR="0098297B">
        <w:rPr>
          <w:rFonts w:ascii="Cambria" w:hAnsi="Cambria"/>
        </w:rPr>
        <w:t xml:space="preserve"> </w:t>
      </w:r>
      <w:r w:rsidR="00EA6F65">
        <w:rPr>
          <w:rFonts w:ascii="Cambria" w:hAnsi="Cambria"/>
        </w:rPr>
        <w:t>76 and 145 of th</w:t>
      </w:r>
      <w:r w:rsidR="00DC6B9D">
        <w:rPr>
          <w:rFonts w:ascii="Cambria" w:hAnsi="Cambria"/>
        </w:rPr>
        <w:t>e</w:t>
      </w:r>
      <w:r w:rsidR="00EA6F65">
        <w:rPr>
          <w:rFonts w:ascii="Cambria" w:hAnsi="Cambria"/>
        </w:rPr>
        <w:t xml:space="preserve"> 2026 </w:t>
      </w:r>
      <w:r w:rsidR="001C2294">
        <w:rPr>
          <w:rFonts w:ascii="Cambria" w:hAnsi="Cambria"/>
        </w:rPr>
        <w:t>annual</w:t>
      </w:r>
      <w:r w:rsidR="00DC6B9D">
        <w:rPr>
          <w:rFonts w:ascii="Cambria" w:hAnsi="Cambria"/>
        </w:rPr>
        <w:t xml:space="preserve"> </w:t>
      </w:r>
      <w:r w:rsidR="00EA6F65">
        <w:rPr>
          <w:rFonts w:ascii="Cambria" w:hAnsi="Cambria"/>
        </w:rPr>
        <w:t xml:space="preserve">budget </w:t>
      </w:r>
      <w:r w:rsidR="00DC6B9D">
        <w:rPr>
          <w:rFonts w:ascii="Cambria" w:hAnsi="Cambria"/>
        </w:rPr>
        <w:t xml:space="preserve">report found on the Town’s website. </w:t>
      </w:r>
      <w:r w:rsidR="00955ADE">
        <w:rPr>
          <w:rFonts w:ascii="Cambria" w:hAnsi="Cambria"/>
        </w:rPr>
        <w:t>Despite th</w:t>
      </w:r>
      <w:r w:rsidR="00AA5FFC">
        <w:rPr>
          <w:rFonts w:ascii="Cambria" w:hAnsi="Cambria"/>
        </w:rPr>
        <w:t>e</w:t>
      </w:r>
      <w:r w:rsidR="00955ADE">
        <w:rPr>
          <w:rFonts w:ascii="Cambria" w:hAnsi="Cambria"/>
        </w:rPr>
        <w:t xml:space="preserve"> </w:t>
      </w:r>
      <w:r w:rsidR="00AA5FFC">
        <w:rPr>
          <w:rFonts w:ascii="Cambria" w:hAnsi="Cambria"/>
        </w:rPr>
        <w:t>anonymous</w:t>
      </w:r>
      <w:r w:rsidR="00955ADE">
        <w:rPr>
          <w:rFonts w:ascii="Cambria" w:hAnsi="Cambria"/>
        </w:rPr>
        <w:t xml:space="preserve"> </w:t>
      </w:r>
      <w:r w:rsidR="00AA5FFC">
        <w:rPr>
          <w:rFonts w:ascii="Cambria" w:hAnsi="Cambria"/>
        </w:rPr>
        <w:t>detractor referring to this long-term planning as “shopping,” i</w:t>
      </w:r>
      <w:r w:rsidR="006014A1">
        <w:rPr>
          <w:rFonts w:ascii="Cambria" w:hAnsi="Cambria"/>
        </w:rPr>
        <w:t xml:space="preserve">t </w:t>
      </w:r>
      <w:r w:rsidR="00AA5FFC">
        <w:rPr>
          <w:rFonts w:ascii="Cambria" w:hAnsi="Cambria"/>
        </w:rPr>
        <w:t>is not</w:t>
      </w:r>
      <w:r w:rsidR="00367536">
        <w:rPr>
          <w:rFonts w:ascii="Cambria" w:hAnsi="Cambria"/>
        </w:rPr>
        <w:t xml:space="preserve">. It’s called responsible planning </w:t>
      </w:r>
      <w:r w:rsidR="00BF2B18">
        <w:rPr>
          <w:rFonts w:ascii="Cambria" w:hAnsi="Cambria"/>
        </w:rPr>
        <w:t>regarding the</w:t>
      </w:r>
      <w:r w:rsidR="00367536">
        <w:rPr>
          <w:rFonts w:ascii="Cambria" w:hAnsi="Cambria"/>
        </w:rPr>
        <w:t xml:space="preserve"> use of public funds to ensure the Town of </w:t>
      </w:r>
      <w:r w:rsidR="00BF2B18">
        <w:rPr>
          <w:rFonts w:ascii="Cambria" w:hAnsi="Cambria"/>
        </w:rPr>
        <w:t>Paonia</w:t>
      </w:r>
      <w:r w:rsidR="00367536">
        <w:rPr>
          <w:rFonts w:ascii="Cambria" w:hAnsi="Cambria"/>
        </w:rPr>
        <w:t xml:space="preserve"> can </w:t>
      </w:r>
      <w:r w:rsidR="00BF2B18">
        <w:rPr>
          <w:rFonts w:ascii="Cambria" w:hAnsi="Cambria"/>
        </w:rPr>
        <w:t>continue</w:t>
      </w:r>
      <w:r w:rsidR="00367536">
        <w:rPr>
          <w:rFonts w:ascii="Cambria" w:hAnsi="Cambria"/>
        </w:rPr>
        <w:t xml:space="preserve"> </w:t>
      </w:r>
      <w:r w:rsidR="00BF2B18">
        <w:rPr>
          <w:rFonts w:ascii="Cambria" w:hAnsi="Cambria"/>
        </w:rPr>
        <w:t>operating</w:t>
      </w:r>
      <w:r w:rsidR="00367536">
        <w:rPr>
          <w:rFonts w:ascii="Cambria" w:hAnsi="Cambria"/>
        </w:rPr>
        <w:t xml:space="preserve"> under all k</w:t>
      </w:r>
      <w:r w:rsidR="00BF2B18">
        <w:rPr>
          <w:rFonts w:ascii="Cambria" w:hAnsi="Cambria"/>
        </w:rPr>
        <w:t>n</w:t>
      </w:r>
      <w:r w:rsidR="00367536">
        <w:rPr>
          <w:rFonts w:ascii="Cambria" w:hAnsi="Cambria"/>
        </w:rPr>
        <w:t xml:space="preserve">own and </w:t>
      </w:r>
      <w:r w:rsidR="00BF2B18">
        <w:rPr>
          <w:rFonts w:ascii="Cambria" w:hAnsi="Cambria"/>
        </w:rPr>
        <w:t>unforeseen</w:t>
      </w:r>
      <w:r w:rsidR="00367536">
        <w:rPr>
          <w:rFonts w:ascii="Cambria" w:hAnsi="Cambria"/>
        </w:rPr>
        <w:t xml:space="preserve"> circumstances. We call th</w:t>
      </w:r>
      <w:r w:rsidR="00104D12">
        <w:rPr>
          <w:rFonts w:ascii="Cambria" w:hAnsi="Cambria"/>
        </w:rPr>
        <w:t>is</w:t>
      </w:r>
      <w:r w:rsidR="00367536">
        <w:rPr>
          <w:rFonts w:ascii="Cambria" w:hAnsi="Cambria"/>
        </w:rPr>
        <w:t xml:space="preserve"> good governance</w:t>
      </w:r>
      <w:r w:rsidR="00925615">
        <w:rPr>
          <w:rFonts w:ascii="Cambria" w:hAnsi="Cambria"/>
        </w:rPr>
        <w:t>. I</w:t>
      </w:r>
      <w:r w:rsidR="00857EDF">
        <w:rPr>
          <w:rFonts w:ascii="Cambria" w:hAnsi="Cambria"/>
        </w:rPr>
        <w:t>t’</w:t>
      </w:r>
      <w:r w:rsidR="007C20A6">
        <w:rPr>
          <w:rFonts w:ascii="Cambria" w:hAnsi="Cambria"/>
        </w:rPr>
        <w:t xml:space="preserve">s </w:t>
      </w:r>
      <w:r w:rsidR="001B0123">
        <w:rPr>
          <w:rFonts w:ascii="Cambria" w:hAnsi="Cambria"/>
        </w:rPr>
        <w:t xml:space="preserve">part of our fiduciary duty and is </w:t>
      </w:r>
      <w:r w:rsidR="004B5249">
        <w:rPr>
          <w:rFonts w:ascii="Cambria" w:hAnsi="Cambria"/>
        </w:rPr>
        <w:t>what we were el</w:t>
      </w:r>
      <w:r w:rsidR="00631BA4">
        <w:rPr>
          <w:rFonts w:ascii="Cambria" w:hAnsi="Cambria"/>
        </w:rPr>
        <w:t>e</w:t>
      </w:r>
      <w:r w:rsidR="004B5249">
        <w:rPr>
          <w:rFonts w:ascii="Cambria" w:hAnsi="Cambria"/>
        </w:rPr>
        <w:t xml:space="preserve">cted to do. </w:t>
      </w:r>
    </w:p>
    <w:p w14:paraId="2BF58F22" w14:textId="1B8E319E" w:rsidR="00EA2D58" w:rsidRPr="00615594" w:rsidRDefault="00E9008F" w:rsidP="00EA2D58">
      <w:pPr>
        <w:spacing w:line="278" w:lineRule="auto"/>
        <w:jc w:val="both"/>
        <w:rPr>
          <w:rFonts w:ascii="Cambria" w:hAnsi="Cambria"/>
        </w:rPr>
      </w:pPr>
      <w:r w:rsidRPr="00615594">
        <w:rPr>
          <w:rFonts w:ascii="Cambria" w:hAnsi="Cambria"/>
        </w:rPr>
        <w:t xml:space="preserve">Our </w:t>
      </w:r>
      <w:r w:rsidR="00615594">
        <w:rPr>
          <w:rFonts w:ascii="Cambria" w:hAnsi="Cambria"/>
        </w:rPr>
        <w:t xml:space="preserve">anonymous </w:t>
      </w:r>
      <w:r w:rsidR="00AC0E68" w:rsidRPr="00615594">
        <w:rPr>
          <w:rFonts w:ascii="Cambria" w:hAnsi="Cambria"/>
        </w:rPr>
        <w:t>critic</w:t>
      </w:r>
      <w:r w:rsidRPr="00615594">
        <w:rPr>
          <w:rFonts w:ascii="Cambria" w:hAnsi="Cambria"/>
        </w:rPr>
        <w:t xml:space="preserve"> </w:t>
      </w:r>
      <w:r w:rsidR="00615594">
        <w:rPr>
          <w:rFonts w:ascii="Cambria" w:hAnsi="Cambria"/>
        </w:rPr>
        <w:t xml:space="preserve">goes even further </w:t>
      </w:r>
      <w:r w:rsidR="009B197D">
        <w:rPr>
          <w:rFonts w:ascii="Cambria" w:hAnsi="Cambria"/>
        </w:rPr>
        <w:t xml:space="preserve">to </w:t>
      </w:r>
      <w:r w:rsidR="00AC0E68" w:rsidRPr="00615594">
        <w:rPr>
          <w:rFonts w:ascii="Cambria" w:hAnsi="Cambria"/>
        </w:rPr>
        <w:t xml:space="preserve">incorrectly assert that the 2026 </w:t>
      </w:r>
      <w:r w:rsidR="009B197D">
        <w:rPr>
          <w:rFonts w:ascii="Cambria" w:hAnsi="Cambria"/>
        </w:rPr>
        <w:t xml:space="preserve">budget </w:t>
      </w:r>
      <w:r w:rsidR="00AC0E68" w:rsidRPr="00615594">
        <w:rPr>
          <w:rFonts w:ascii="Cambria" w:hAnsi="Cambria"/>
        </w:rPr>
        <w:t xml:space="preserve">does not </w:t>
      </w:r>
      <w:r w:rsidR="00CC2CE0" w:rsidRPr="00615594">
        <w:rPr>
          <w:rFonts w:ascii="Cambria" w:hAnsi="Cambria"/>
        </w:rPr>
        <w:t>include</w:t>
      </w:r>
      <w:r w:rsidR="00AC0E68" w:rsidRPr="00615594">
        <w:rPr>
          <w:rFonts w:ascii="Cambria" w:hAnsi="Cambria"/>
        </w:rPr>
        <w:t xml:space="preserve"> </w:t>
      </w:r>
      <w:r w:rsidR="00CC2CE0" w:rsidRPr="00615594">
        <w:rPr>
          <w:rFonts w:ascii="Cambria" w:hAnsi="Cambria"/>
        </w:rPr>
        <w:t>funding</w:t>
      </w:r>
      <w:r w:rsidR="00AC0E68" w:rsidRPr="00615594">
        <w:rPr>
          <w:rFonts w:ascii="Cambria" w:hAnsi="Cambria"/>
        </w:rPr>
        <w:t xml:space="preserve"> for tree </w:t>
      </w:r>
      <w:r w:rsidR="00CC2CE0" w:rsidRPr="00615594">
        <w:rPr>
          <w:rFonts w:ascii="Cambria" w:hAnsi="Cambria"/>
        </w:rPr>
        <w:t xml:space="preserve">maintenance and that the </w:t>
      </w:r>
      <w:r w:rsidR="009B197D" w:rsidRPr="00615594">
        <w:rPr>
          <w:rFonts w:ascii="Cambria" w:hAnsi="Cambria"/>
        </w:rPr>
        <w:t>Administrator</w:t>
      </w:r>
      <w:r w:rsidR="00CC2CE0" w:rsidRPr="00615594">
        <w:rPr>
          <w:rFonts w:ascii="Cambria" w:hAnsi="Cambria"/>
        </w:rPr>
        <w:t xml:space="preserve"> told the </w:t>
      </w:r>
      <w:r w:rsidR="009B197D">
        <w:rPr>
          <w:rFonts w:ascii="Cambria" w:hAnsi="Cambria"/>
        </w:rPr>
        <w:t xml:space="preserve">citizen </w:t>
      </w:r>
      <w:r w:rsidR="00CC2CE0" w:rsidRPr="00615594">
        <w:rPr>
          <w:rFonts w:ascii="Cambria" w:hAnsi="Cambria"/>
        </w:rPr>
        <w:t>Tre</w:t>
      </w:r>
      <w:r w:rsidR="009B197D">
        <w:rPr>
          <w:rFonts w:ascii="Cambria" w:hAnsi="Cambria"/>
        </w:rPr>
        <w:t>e</w:t>
      </w:r>
      <w:r w:rsidR="00CC2CE0" w:rsidRPr="00615594">
        <w:rPr>
          <w:rFonts w:ascii="Cambria" w:hAnsi="Cambria"/>
        </w:rPr>
        <w:t xml:space="preserve"> Board to “pound sand.”</w:t>
      </w:r>
      <w:r w:rsidR="00AC0E68" w:rsidRPr="00615594">
        <w:rPr>
          <w:rFonts w:ascii="Cambria" w:hAnsi="Cambria"/>
        </w:rPr>
        <w:t xml:space="preserve"> Again, </w:t>
      </w:r>
      <w:r w:rsidR="00CC2CE0" w:rsidRPr="00615594">
        <w:rPr>
          <w:rFonts w:ascii="Cambria" w:hAnsi="Cambria"/>
        </w:rPr>
        <w:t>neither are</w:t>
      </w:r>
      <w:r w:rsidR="00AC0E68" w:rsidRPr="00615594">
        <w:rPr>
          <w:rFonts w:ascii="Cambria" w:hAnsi="Cambria"/>
        </w:rPr>
        <w:t xml:space="preserve"> true. </w:t>
      </w:r>
      <w:r w:rsidR="00EA2D58" w:rsidRPr="00615594">
        <w:rPr>
          <w:rFonts w:ascii="Cambria" w:hAnsi="Cambria"/>
        </w:rPr>
        <w:t xml:space="preserve">There are two new budget line items totaling $40,000 in the approved FY 2026 Budget for trees: Streets 10-45-71 Right-of-Way Maintenance $25,000 and Parks 10-46-71 Right-of-Way Maintenance $15,000.  The </w:t>
      </w:r>
      <w:r w:rsidR="00CC2CE0" w:rsidRPr="00615594">
        <w:rPr>
          <w:rFonts w:ascii="Cambria" w:hAnsi="Cambria"/>
        </w:rPr>
        <w:t>Trustees</w:t>
      </w:r>
      <w:r w:rsidR="00EA2D58" w:rsidRPr="00615594">
        <w:rPr>
          <w:rFonts w:ascii="Cambria" w:hAnsi="Cambria"/>
        </w:rPr>
        <w:t xml:space="preserve">, through Resolution 03-26, temporarily suspended the Tree Board (due to expired terms and a resignation, leaving it without a quorum) while the Town </w:t>
      </w:r>
      <w:r w:rsidR="00EA2D58" w:rsidRPr="00615594">
        <w:rPr>
          <w:rFonts w:ascii="Cambria" w:hAnsi="Cambria"/>
        </w:rPr>
        <w:lastRenderedPageBreak/>
        <w:t>hires a contracted, certified Arborist consultant to assist with long-term tree planning and maintenance.</w:t>
      </w:r>
      <w:r w:rsidR="00EA2D58" w:rsidRPr="00615594">
        <w:rPr>
          <w:rFonts w:ascii="Cambria" w:hAnsi="Cambria"/>
          <w:b/>
          <w:bCs/>
        </w:rPr>
        <w:t xml:space="preserve">  </w:t>
      </w:r>
      <w:r w:rsidR="00EA2D58" w:rsidRPr="00615594">
        <w:rPr>
          <w:rFonts w:ascii="Cambria" w:hAnsi="Cambria"/>
        </w:rPr>
        <w:t xml:space="preserve">Volunteers were never told to “pound sand”, they were asked to follow the same rules as all other Town Boards and the Town is </w:t>
      </w:r>
      <w:r w:rsidR="00CE7184">
        <w:rPr>
          <w:rFonts w:ascii="Cambria" w:hAnsi="Cambria"/>
        </w:rPr>
        <w:t>working</w:t>
      </w:r>
      <w:r w:rsidR="00EA2D58" w:rsidRPr="00615594">
        <w:rPr>
          <w:rFonts w:ascii="Cambria" w:hAnsi="Cambria"/>
        </w:rPr>
        <w:t xml:space="preserve"> to provide them with exactly what they asked for – a certified Arborist consultant and money in the budget for tree maintenance.</w:t>
      </w:r>
    </w:p>
    <w:p w14:paraId="3EE973BE" w14:textId="5438F1B0" w:rsidR="00BC7C49" w:rsidRDefault="00857EDF">
      <w:pPr>
        <w:rPr>
          <w:rFonts w:ascii="Cambria" w:hAnsi="Cambria"/>
        </w:rPr>
      </w:pPr>
      <w:r>
        <w:rPr>
          <w:rFonts w:ascii="Cambria" w:hAnsi="Cambria"/>
        </w:rPr>
        <w:t xml:space="preserve">The posted </w:t>
      </w:r>
      <w:r w:rsidR="00A134DE">
        <w:rPr>
          <w:rFonts w:ascii="Cambria" w:hAnsi="Cambria"/>
        </w:rPr>
        <w:t xml:space="preserve">anonymous </w:t>
      </w:r>
      <w:r w:rsidR="004B4664">
        <w:rPr>
          <w:rFonts w:ascii="Cambria" w:hAnsi="Cambria"/>
        </w:rPr>
        <w:t xml:space="preserve">compendium </w:t>
      </w:r>
      <w:r w:rsidR="007C0501">
        <w:rPr>
          <w:rFonts w:ascii="Cambria" w:hAnsi="Cambria"/>
        </w:rPr>
        <w:t>questions</w:t>
      </w:r>
      <w:r w:rsidR="00662CC9">
        <w:rPr>
          <w:rFonts w:ascii="Cambria" w:hAnsi="Cambria"/>
        </w:rPr>
        <w:t xml:space="preserve"> </w:t>
      </w:r>
      <w:r w:rsidR="006543C6">
        <w:rPr>
          <w:rFonts w:ascii="Cambria" w:hAnsi="Cambria"/>
        </w:rPr>
        <w:t>the Town</w:t>
      </w:r>
      <w:r w:rsidR="00FC0381">
        <w:rPr>
          <w:rFonts w:ascii="Cambria" w:hAnsi="Cambria"/>
        </w:rPr>
        <w:t>’</w:t>
      </w:r>
      <w:r w:rsidR="006543C6">
        <w:rPr>
          <w:rFonts w:ascii="Cambria" w:hAnsi="Cambria"/>
        </w:rPr>
        <w:t>s installation of cameras in public places</w:t>
      </w:r>
      <w:r w:rsidR="00A26617">
        <w:rPr>
          <w:rFonts w:ascii="Cambria" w:hAnsi="Cambria"/>
        </w:rPr>
        <w:t xml:space="preserve">. The proposal to </w:t>
      </w:r>
      <w:r w:rsidR="008D6F51">
        <w:rPr>
          <w:rFonts w:ascii="Cambria" w:hAnsi="Cambria"/>
        </w:rPr>
        <w:t xml:space="preserve">install motion activated </w:t>
      </w:r>
      <w:r w:rsidR="0066703C">
        <w:rPr>
          <w:rFonts w:ascii="Cambria" w:hAnsi="Cambria"/>
        </w:rPr>
        <w:t xml:space="preserve">cameras </w:t>
      </w:r>
      <w:r w:rsidR="00A26617">
        <w:rPr>
          <w:rFonts w:ascii="Cambria" w:hAnsi="Cambria"/>
        </w:rPr>
        <w:t xml:space="preserve">in </w:t>
      </w:r>
      <w:r w:rsidR="008D6F51">
        <w:rPr>
          <w:rFonts w:ascii="Cambria" w:hAnsi="Cambria"/>
        </w:rPr>
        <w:t>Town Park</w:t>
      </w:r>
      <w:r w:rsidR="00A26617">
        <w:rPr>
          <w:rFonts w:ascii="Cambria" w:hAnsi="Cambria"/>
        </w:rPr>
        <w:t>, Town</w:t>
      </w:r>
      <w:r w:rsidR="000D3BE6">
        <w:rPr>
          <w:rFonts w:ascii="Cambria" w:hAnsi="Cambria"/>
        </w:rPr>
        <w:t>-o</w:t>
      </w:r>
      <w:r w:rsidR="00A26617">
        <w:rPr>
          <w:rFonts w:ascii="Cambria" w:hAnsi="Cambria"/>
        </w:rPr>
        <w:t xml:space="preserve">wned </w:t>
      </w:r>
      <w:r w:rsidR="00F55023">
        <w:rPr>
          <w:rFonts w:ascii="Cambria" w:hAnsi="Cambria"/>
        </w:rPr>
        <w:t>building</w:t>
      </w:r>
      <w:r w:rsidR="00FC01E7">
        <w:rPr>
          <w:rFonts w:ascii="Cambria" w:hAnsi="Cambria"/>
        </w:rPr>
        <w:t>s</w:t>
      </w:r>
      <w:r w:rsidR="00F55023">
        <w:rPr>
          <w:rFonts w:ascii="Cambria" w:hAnsi="Cambria"/>
        </w:rPr>
        <w:t xml:space="preserve">, </w:t>
      </w:r>
      <w:r w:rsidR="00FC01E7">
        <w:rPr>
          <w:rFonts w:ascii="Cambria" w:hAnsi="Cambria"/>
        </w:rPr>
        <w:t xml:space="preserve">and </w:t>
      </w:r>
      <w:r w:rsidR="00A26617">
        <w:rPr>
          <w:rFonts w:ascii="Cambria" w:hAnsi="Cambria"/>
        </w:rPr>
        <w:t xml:space="preserve">critical </w:t>
      </w:r>
      <w:r w:rsidR="00770685">
        <w:rPr>
          <w:rFonts w:ascii="Cambria" w:hAnsi="Cambria"/>
        </w:rPr>
        <w:t>wate</w:t>
      </w:r>
      <w:r w:rsidR="00F55023">
        <w:rPr>
          <w:rFonts w:ascii="Cambria" w:hAnsi="Cambria"/>
        </w:rPr>
        <w:t>r and</w:t>
      </w:r>
      <w:r w:rsidR="00770685">
        <w:rPr>
          <w:rFonts w:ascii="Cambria" w:hAnsi="Cambria"/>
        </w:rPr>
        <w:t xml:space="preserve"> </w:t>
      </w:r>
      <w:r w:rsidR="00F55023">
        <w:rPr>
          <w:rFonts w:ascii="Cambria" w:hAnsi="Cambria"/>
        </w:rPr>
        <w:t>sewer</w:t>
      </w:r>
      <w:r w:rsidR="00770685">
        <w:rPr>
          <w:rFonts w:ascii="Cambria" w:hAnsi="Cambria"/>
        </w:rPr>
        <w:t xml:space="preserve"> </w:t>
      </w:r>
      <w:r w:rsidR="00FC01E7">
        <w:rPr>
          <w:rFonts w:ascii="Cambria" w:hAnsi="Cambria"/>
        </w:rPr>
        <w:t>buildings</w:t>
      </w:r>
      <w:r w:rsidR="00770685">
        <w:rPr>
          <w:rFonts w:ascii="Cambria" w:hAnsi="Cambria"/>
        </w:rPr>
        <w:t xml:space="preserve"> was th</w:t>
      </w:r>
      <w:r w:rsidR="00FC01E7">
        <w:rPr>
          <w:rFonts w:ascii="Cambria" w:hAnsi="Cambria"/>
        </w:rPr>
        <w:t>e</w:t>
      </w:r>
      <w:r w:rsidR="00770685">
        <w:rPr>
          <w:rFonts w:ascii="Cambria" w:hAnsi="Cambria"/>
        </w:rPr>
        <w:t xml:space="preserve"> topic of </w:t>
      </w:r>
      <w:r w:rsidR="00FC01E7">
        <w:rPr>
          <w:rFonts w:ascii="Cambria" w:hAnsi="Cambria"/>
        </w:rPr>
        <w:t>discussion</w:t>
      </w:r>
      <w:r w:rsidR="00770685">
        <w:rPr>
          <w:rFonts w:ascii="Cambria" w:hAnsi="Cambria"/>
        </w:rPr>
        <w:t xml:space="preserve"> during </w:t>
      </w:r>
      <w:r w:rsidR="00C64E7D">
        <w:rPr>
          <w:rFonts w:ascii="Cambria" w:hAnsi="Cambria"/>
        </w:rPr>
        <w:t>at lea</w:t>
      </w:r>
      <w:r w:rsidR="0049261A">
        <w:rPr>
          <w:rFonts w:ascii="Cambria" w:hAnsi="Cambria"/>
        </w:rPr>
        <w:t>s</w:t>
      </w:r>
      <w:r w:rsidR="00C64E7D">
        <w:rPr>
          <w:rFonts w:ascii="Cambria" w:hAnsi="Cambria"/>
        </w:rPr>
        <w:t xml:space="preserve">t six public meetings </w:t>
      </w:r>
      <w:r w:rsidR="0049261A">
        <w:rPr>
          <w:rFonts w:ascii="Cambria" w:hAnsi="Cambria"/>
        </w:rPr>
        <w:t xml:space="preserve">held </w:t>
      </w:r>
      <w:r w:rsidR="00C64E7D">
        <w:rPr>
          <w:rFonts w:ascii="Cambria" w:hAnsi="Cambria"/>
        </w:rPr>
        <w:t>between Oc</w:t>
      </w:r>
      <w:r w:rsidR="00AB6BA7">
        <w:rPr>
          <w:rFonts w:ascii="Cambria" w:hAnsi="Cambria"/>
        </w:rPr>
        <w:t xml:space="preserve">tober 2024 and December 2025.  </w:t>
      </w:r>
      <w:r w:rsidR="00160EFA">
        <w:rPr>
          <w:rFonts w:ascii="Cambria" w:hAnsi="Cambria"/>
        </w:rPr>
        <w:t>Th</w:t>
      </w:r>
      <w:r w:rsidR="00AB6BA7">
        <w:rPr>
          <w:rFonts w:ascii="Cambria" w:hAnsi="Cambria"/>
        </w:rPr>
        <w:t xml:space="preserve">e </w:t>
      </w:r>
      <w:r w:rsidR="00E107E4">
        <w:rPr>
          <w:rFonts w:ascii="Cambria" w:hAnsi="Cambria"/>
        </w:rPr>
        <w:t xml:space="preserve">purchase and </w:t>
      </w:r>
      <w:r w:rsidR="00AB6BA7">
        <w:rPr>
          <w:rFonts w:ascii="Cambria" w:hAnsi="Cambria"/>
        </w:rPr>
        <w:t xml:space="preserve">installation of cameras </w:t>
      </w:r>
      <w:r w:rsidR="0049261A">
        <w:rPr>
          <w:rFonts w:ascii="Cambria" w:hAnsi="Cambria"/>
        </w:rPr>
        <w:t xml:space="preserve">to </w:t>
      </w:r>
      <w:r w:rsidR="009E53C0">
        <w:rPr>
          <w:rFonts w:ascii="Cambria" w:hAnsi="Cambria"/>
        </w:rPr>
        <w:t>protect</w:t>
      </w:r>
      <w:r w:rsidR="0049261A">
        <w:rPr>
          <w:rFonts w:ascii="Cambria" w:hAnsi="Cambria"/>
        </w:rPr>
        <w:t xml:space="preserve"> th</w:t>
      </w:r>
      <w:r w:rsidR="009E53C0">
        <w:rPr>
          <w:rFonts w:ascii="Cambria" w:hAnsi="Cambria"/>
        </w:rPr>
        <w:t>e</w:t>
      </w:r>
      <w:r w:rsidR="0049261A">
        <w:rPr>
          <w:rFonts w:ascii="Cambria" w:hAnsi="Cambria"/>
        </w:rPr>
        <w:t xml:space="preserve"> Town’s </w:t>
      </w:r>
      <w:r w:rsidR="009E53C0">
        <w:rPr>
          <w:rFonts w:ascii="Cambria" w:hAnsi="Cambria"/>
        </w:rPr>
        <w:t>infrastructure</w:t>
      </w:r>
      <w:r w:rsidR="0049261A">
        <w:rPr>
          <w:rFonts w:ascii="Cambria" w:hAnsi="Cambria"/>
        </w:rPr>
        <w:t xml:space="preserve"> </w:t>
      </w:r>
      <w:r w:rsidR="00AB6BA7">
        <w:rPr>
          <w:rFonts w:ascii="Cambria" w:hAnsi="Cambria"/>
        </w:rPr>
        <w:t xml:space="preserve">was not </w:t>
      </w:r>
      <w:r w:rsidR="00CA546C">
        <w:rPr>
          <w:rFonts w:ascii="Cambria" w:hAnsi="Cambria"/>
        </w:rPr>
        <w:t xml:space="preserve">a decision made in </w:t>
      </w:r>
      <w:r w:rsidR="0049261A">
        <w:rPr>
          <w:rFonts w:ascii="Cambria" w:hAnsi="Cambria"/>
        </w:rPr>
        <w:t xml:space="preserve">secret. </w:t>
      </w:r>
      <w:r w:rsidR="00CB02AA">
        <w:rPr>
          <w:rFonts w:ascii="Cambria" w:hAnsi="Cambria"/>
        </w:rPr>
        <w:t xml:space="preserve">We’ve </w:t>
      </w:r>
      <w:r w:rsidR="002D2609">
        <w:rPr>
          <w:rFonts w:ascii="Cambria" w:hAnsi="Cambria"/>
        </w:rPr>
        <w:t xml:space="preserve">all </w:t>
      </w:r>
      <w:r w:rsidR="00CB02AA">
        <w:rPr>
          <w:rFonts w:ascii="Cambria" w:hAnsi="Cambria"/>
        </w:rPr>
        <w:t xml:space="preserve">been told </w:t>
      </w:r>
      <w:r w:rsidR="002D2609">
        <w:rPr>
          <w:rFonts w:ascii="Cambria" w:hAnsi="Cambria"/>
        </w:rPr>
        <w:t>about</w:t>
      </w:r>
      <w:r w:rsidR="00CB02AA">
        <w:rPr>
          <w:rFonts w:ascii="Cambria" w:hAnsi="Cambria"/>
        </w:rPr>
        <w:t xml:space="preserve"> </w:t>
      </w:r>
      <w:r w:rsidR="0042014B">
        <w:rPr>
          <w:rFonts w:ascii="Cambria" w:hAnsi="Cambria"/>
        </w:rPr>
        <w:t xml:space="preserve">or </w:t>
      </w:r>
      <w:r w:rsidR="00CB02AA">
        <w:rPr>
          <w:rFonts w:ascii="Cambria" w:hAnsi="Cambria"/>
        </w:rPr>
        <w:t>witnessed for ourselves the vandali</w:t>
      </w:r>
      <w:r w:rsidR="00D80B07">
        <w:rPr>
          <w:rFonts w:ascii="Cambria" w:hAnsi="Cambria"/>
        </w:rPr>
        <w:t xml:space="preserve">sm that has </w:t>
      </w:r>
      <w:r w:rsidR="00856DC8">
        <w:rPr>
          <w:rFonts w:ascii="Cambria" w:hAnsi="Cambria"/>
        </w:rPr>
        <w:t>occurred</w:t>
      </w:r>
      <w:r w:rsidR="00D80B07">
        <w:rPr>
          <w:rFonts w:ascii="Cambria" w:hAnsi="Cambria"/>
        </w:rPr>
        <w:t xml:space="preserve"> at</w:t>
      </w:r>
      <w:r w:rsidR="00CB02AA">
        <w:rPr>
          <w:rFonts w:ascii="Cambria" w:hAnsi="Cambria"/>
        </w:rPr>
        <w:t xml:space="preserve"> Town Park</w:t>
      </w:r>
      <w:r w:rsidR="00D4072B">
        <w:rPr>
          <w:rFonts w:ascii="Cambria" w:hAnsi="Cambria"/>
        </w:rPr>
        <w:t xml:space="preserve"> and the Skate Park</w:t>
      </w:r>
      <w:r w:rsidR="00CB02AA">
        <w:rPr>
          <w:rFonts w:ascii="Cambria" w:hAnsi="Cambria"/>
        </w:rPr>
        <w:t xml:space="preserve">, all of which must be repaired using </w:t>
      </w:r>
      <w:r w:rsidR="00511292">
        <w:rPr>
          <w:rFonts w:ascii="Cambria" w:hAnsi="Cambria"/>
        </w:rPr>
        <w:t>taxpayer</w:t>
      </w:r>
      <w:r w:rsidR="00CB02AA">
        <w:rPr>
          <w:rFonts w:ascii="Cambria" w:hAnsi="Cambria"/>
        </w:rPr>
        <w:t xml:space="preserve"> funds. </w:t>
      </w:r>
      <w:r w:rsidR="00CD7646">
        <w:rPr>
          <w:rFonts w:ascii="Cambria" w:hAnsi="Cambria"/>
        </w:rPr>
        <w:t xml:space="preserve">The </w:t>
      </w:r>
      <w:r w:rsidR="00844F4A">
        <w:rPr>
          <w:rFonts w:ascii="Cambria" w:hAnsi="Cambria"/>
        </w:rPr>
        <w:t xml:space="preserve">installation of these cameras </w:t>
      </w:r>
      <w:r w:rsidR="00B96035">
        <w:rPr>
          <w:rFonts w:ascii="Cambria" w:hAnsi="Cambria"/>
        </w:rPr>
        <w:t>in th</w:t>
      </w:r>
      <w:r w:rsidR="0052130D">
        <w:rPr>
          <w:rFonts w:ascii="Cambria" w:hAnsi="Cambria"/>
        </w:rPr>
        <w:t>e</w:t>
      </w:r>
      <w:r w:rsidR="00B96035">
        <w:rPr>
          <w:rFonts w:ascii="Cambria" w:hAnsi="Cambria"/>
        </w:rPr>
        <w:t xml:space="preserve"> </w:t>
      </w:r>
      <w:r w:rsidR="00744B57">
        <w:rPr>
          <w:rFonts w:ascii="Cambria" w:hAnsi="Cambria"/>
        </w:rPr>
        <w:t>P</w:t>
      </w:r>
      <w:r w:rsidR="00B96035">
        <w:rPr>
          <w:rFonts w:ascii="Cambria" w:hAnsi="Cambria"/>
        </w:rPr>
        <w:t xml:space="preserve">ark </w:t>
      </w:r>
      <w:r w:rsidR="00844F4A">
        <w:rPr>
          <w:rFonts w:ascii="Cambria" w:hAnsi="Cambria"/>
        </w:rPr>
        <w:t xml:space="preserve">has reduced the </w:t>
      </w:r>
      <w:r w:rsidR="002D2609">
        <w:rPr>
          <w:rFonts w:ascii="Cambria" w:hAnsi="Cambria"/>
        </w:rPr>
        <w:t>vandalism</w:t>
      </w:r>
      <w:r w:rsidR="00844F4A">
        <w:rPr>
          <w:rFonts w:ascii="Cambria" w:hAnsi="Cambria"/>
        </w:rPr>
        <w:t xml:space="preserve"> </w:t>
      </w:r>
      <w:r w:rsidR="002D2609">
        <w:rPr>
          <w:rFonts w:ascii="Cambria" w:hAnsi="Cambria"/>
        </w:rPr>
        <w:t xml:space="preserve">considerably </w:t>
      </w:r>
      <w:r w:rsidR="00844F4A">
        <w:rPr>
          <w:rFonts w:ascii="Cambria" w:hAnsi="Cambria"/>
        </w:rPr>
        <w:t xml:space="preserve">and that which has occurred has been quickly </w:t>
      </w:r>
      <w:r w:rsidR="002F15E4">
        <w:rPr>
          <w:rFonts w:ascii="Cambria" w:hAnsi="Cambria"/>
        </w:rPr>
        <w:t>addressed</w:t>
      </w:r>
      <w:r w:rsidR="00844F4A">
        <w:rPr>
          <w:rFonts w:ascii="Cambria" w:hAnsi="Cambria"/>
        </w:rPr>
        <w:t xml:space="preserve"> and the </w:t>
      </w:r>
      <w:r w:rsidR="002F15E4">
        <w:rPr>
          <w:rFonts w:ascii="Cambria" w:hAnsi="Cambria"/>
        </w:rPr>
        <w:t>perpetrators</w:t>
      </w:r>
      <w:r w:rsidR="00844F4A">
        <w:rPr>
          <w:rFonts w:ascii="Cambria" w:hAnsi="Cambria"/>
        </w:rPr>
        <w:t xml:space="preserve"> apprehended. </w:t>
      </w:r>
      <w:r w:rsidR="003836F7">
        <w:rPr>
          <w:rFonts w:ascii="Cambria" w:hAnsi="Cambria"/>
        </w:rPr>
        <w:t>Th</w:t>
      </w:r>
      <w:r w:rsidR="00BE140C">
        <w:rPr>
          <w:rFonts w:ascii="Cambria" w:hAnsi="Cambria"/>
        </w:rPr>
        <w:t>ese are</w:t>
      </w:r>
      <w:r w:rsidR="003836F7">
        <w:rPr>
          <w:rFonts w:ascii="Cambria" w:hAnsi="Cambria"/>
        </w:rPr>
        <w:t xml:space="preserve"> not nefarious </w:t>
      </w:r>
      <w:r w:rsidR="00E36856">
        <w:rPr>
          <w:rFonts w:ascii="Cambria" w:hAnsi="Cambria"/>
        </w:rPr>
        <w:t>face</w:t>
      </w:r>
      <w:r w:rsidR="000E79BD">
        <w:rPr>
          <w:rFonts w:ascii="Cambria" w:hAnsi="Cambria"/>
        </w:rPr>
        <w:t xml:space="preserve"> </w:t>
      </w:r>
      <w:r w:rsidR="00E36856">
        <w:rPr>
          <w:rFonts w:ascii="Cambria" w:hAnsi="Cambria"/>
        </w:rPr>
        <w:t>recognition</w:t>
      </w:r>
      <w:r w:rsidR="000E79BD">
        <w:rPr>
          <w:rFonts w:ascii="Cambria" w:hAnsi="Cambria"/>
        </w:rPr>
        <w:t>,</w:t>
      </w:r>
      <w:r w:rsidR="00BE140C">
        <w:rPr>
          <w:rFonts w:ascii="Cambria" w:hAnsi="Cambria"/>
        </w:rPr>
        <w:t xml:space="preserve"> or </w:t>
      </w:r>
      <w:r w:rsidR="00E36856">
        <w:rPr>
          <w:rFonts w:ascii="Cambria" w:hAnsi="Cambria"/>
        </w:rPr>
        <w:t xml:space="preserve">private </w:t>
      </w:r>
      <w:r w:rsidR="00D2630F">
        <w:rPr>
          <w:rFonts w:ascii="Cambria" w:hAnsi="Cambria"/>
        </w:rPr>
        <w:t>property</w:t>
      </w:r>
      <w:r w:rsidR="00E36856">
        <w:rPr>
          <w:rFonts w:ascii="Cambria" w:hAnsi="Cambria"/>
        </w:rPr>
        <w:t xml:space="preserve"> surveillance </w:t>
      </w:r>
      <w:r w:rsidR="00141876">
        <w:rPr>
          <w:rFonts w:ascii="Cambria" w:hAnsi="Cambria"/>
        </w:rPr>
        <w:t xml:space="preserve">apparatus. </w:t>
      </w:r>
      <w:r w:rsidR="000E79BD">
        <w:rPr>
          <w:rFonts w:ascii="Cambria" w:hAnsi="Cambria"/>
        </w:rPr>
        <w:t xml:space="preserve"> </w:t>
      </w:r>
      <w:r w:rsidR="001A580D">
        <w:rPr>
          <w:rFonts w:ascii="Cambria" w:hAnsi="Cambria"/>
        </w:rPr>
        <w:t xml:space="preserve">Instead they are a tool used </w:t>
      </w:r>
      <w:r w:rsidR="00C36090">
        <w:rPr>
          <w:rFonts w:ascii="Cambria" w:hAnsi="Cambria"/>
        </w:rPr>
        <w:t>routinely</w:t>
      </w:r>
      <w:r w:rsidR="00C32678">
        <w:rPr>
          <w:rFonts w:ascii="Cambria" w:hAnsi="Cambria"/>
        </w:rPr>
        <w:t xml:space="preserve"> across the country </w:t>
      </w:r>
      <w:r w:rsidR="00C36090">
        <w:rPr>
          <w:rFonts w:ascii="Cambria" w:hAnsi="Cambria"/>
        </w:rPr>
        <w:t>in</w:t>
      </w:r>
      <w:r w:rsidR="007320E3">
        <w:rPr>
          <w:rFonts w:ascii="Cambria" w:hAnsi="Cambria"/>
        </w:rPr>
        <w:t xml:space="preserve"> cities and </w:t>
      </w:r>
      <w:r w:rsidR="00C36090">
        <w:rPr>
          <w:rFonts w:ascii="Cambria" w:hAnsi="Cambria"/>
        </w:rPr>
        <w:t xml:space="preserve">smaller </w:t>
      </w:r>
      <w:r w:rsidR="00511292">
        <w:rPr>
          <w:rFonts w:ascii="Cambria" w:hAnsi="Cambria"/>
        </w:rPr>
        <w:t>municipalities</w:t>
      </w:r>
      <w:r w:rsidR="007320E3">
        <w:rPr>
          <w:rFonts w:ascii="Cambria" w:hAnsi="Cambria"/>
        </w:rPr>
        <w:t xml:space="preserve"> </w:t>
      </w:r>
      <w:r w:rsidR="001A580D">
        <w:rPr>
          <w:rFonts w:ascii="Cambria" w:hAnsi="Cambria"/>
        </w:rPr>
        <w:t xml:space="preserve">to </w:t>
      </w:r>
      <w:r w:rsidR="007320E3">
        <w:rPr>
          <w:rFonts w:ascii="Cambria" w:hAnsi="Cambria"/>
        </w:rPr>
        <w:t>monitor</w:t>
      </w:r>
      <w:r w:rsidR="001A580D">
        <w:rPr>
          <w:rFonts w:ascii="Cambria" w:hAnsi="Cambria"/>
        </w:rPr>
        <w:t xml:space="preserve"> the </w:t>
      </w:r>
      <w:r w:rsidR="007320E3">
        <w:rPr>
          <w:rFonts w:ascii="Cambria" w:hAnsi="Cambria"/>
        </w:rPr>
        <w:t>public</w:t>
      </w:r>
      <w:r w:rsidR="001A580D">
        <w:rPr>
          <w:rFonts w:ascii="Cambria" w:hAnsi="Cambria"/>
        </w:rPr>
        <w:t xml:space="preserve"> use of publicly provided spaces</w:t>
      </w:r>
      <w:r w:rsidR="00511292">
        <w:rPr>
          <w:rFonts w:ascii="Cambria" w:hAnsi="Cambria"/>
        </w:rPr>
        <w:t xml:space="preserve">. </w:t>
      </w:r>
    </w:p>
    <w:p w14:paraId="55AC32CA" w14:textId="3036929F" w:rsidR="008F6A71" w:rsidRDefault="008F6A71" w:rsidP="008F6A71">
      <w:pPr>
        <w:rPr>
          <w:rFonts w:ascii="Cambria" w:hAnsi="Cambria"/>
        </w:rPr>
      </w:pPr>
      <w:r>
        <w:rPr>
          <w:rFonts w:ascii="Cambria" w:hAnsi="Cambria"/>
        </w:rPr>
        <w:t xml:space="preserve">Comments </w:t>
      </w:r>
      <w:r w:rsidR="009A6AC4">
        <w:rPr>
          <w:rFonts w:ascii="Cambria" w:hAnsi="Cambria"/>
        </w:rPr>
        <w:t xml:space="preserve">made </w:t>
      </w:r>
      <w:r>
        <w:rPr>
          <w:rFonts w:ascii="Cambria" w:hAnsi="Cambria"/>
        </w:rPr>
        <w:t xml:space="preserve">like “he grew the bureaucracy“ and “he controls all the money…alone” are factually incorrect. What is </w:t>
      </w:r>
      <w:r w:rsidR="009A6AC4">
        <w:rPr>
          <w:rFonts w:ascii="Cambria" w:hAnsi="Cambria"/>
        </w:rPr>
        <w:t>true</w:t>
      </w:r>
      <w:r>
        <w:rPr>
          <w:rFonts w:ascii="Cambria" w:hAnsi="Cambria"/>
        </w:rPr>
        <w:t xml:space="preserve"> is that the Town of Paonia would not be in the enviable position it’s in today with ample funding to address long neglected critical infrastructure upgrades, with policies in place that ensure the best fiduciary interests of the Town and an approach to administration that treats all citizens equally and fairly if our Town Administrator hadn’t been hired nearly three years ago. </w:t>
      </w:r>
    </w:p>
    <w:p w14:paraId="44E3478E" w14:textId="1FBA4697" w:rsidR="00107338" w:rsidRDefault="00ED642D">
      <w:pPr>
        <w:rPr>
          <w:rFonts w:ascii="Cambria" w:hAnsi="Cambria"/>
        </w:rPr>
      </w:pPr>
      <w:r>
        <w:rPr>
          <w:rFonts w:ascii="Cambria" w:hAnsi="Cambria"/>
        </w:rPr>
        <w:t xml:space="preserve">We know this </w:t>
      </w:r>
      <w:r w:rsidR="00E2721E">
        <w:rPr>
          <w:rFonts w:ascii="Cambria" w:hAnsi="Cambria"/>
        </w:rPr>
        <w:t>unified and</w:t>
      </w:r>
      <w:r w:rsidR="003C38BE">
        <w:rPr>
          <w:rFonts w:ascii="Cambria" w:hAnsi="Cambria"/>
        </w:rPr>
        <w:t xml:space="preserve"> </w:t>
      </w:r>
      <w:r w:rsidR="00E50D3C">
        <w:rPr>
          <w:rFonts w:ascii="Cambria" w:hAnsi="Cambria"/>
        </w:rPr>
        <w:t xml:space="preserve">published </w:t>
      </w:r>
      <w:r w:rsidR="003C38BE">
        <w:rPr>
          <w:rFonts w:ascii="Cambria" w:hAnsi="Cambria"/>
        </w:rPr>
        <w:t xml:space="preserve">statement of fact will </w:t>
      </w:r>
      <w:r w:rsidR="00F212F0">
        <w:rPr>
          <w:rFonts w:ascii="Cambria" w:hAnsi="Cambria"/>
        </w:rPr>
        <w:t xml:space="preserve">undoubtedly </w:t>
      </w:r>
      <w:r w:rsidR="003C38BE">
        <w:rPr>
          <w:rFonts w:ascii="Cambria" w:hAnsi="Cambria"/>
        </w:rPr>
        <w:t xml:space="preserve">be met with more </w:t>
      </w:r>
      <w:r w:rsidR="00D26F3F">
        <w:rPr>
          <w:rFonts w:ascii="Cambria" w:hAnsi="Cambria"/>
        </w:rPr>
        <w:t xml:space="preserve">baseless </w:t>
      </w:r>
      <w:r w:rsidR="0004277C">
        <w:rPr>
          <w:rFonts w:ascii="Cambria" w:hAnsi="Cambria"/>
        </w:rPr>
        <w:t>accusations and misinformation</w:t>
      </w:r>
      <w:r w:rsidR="00F212F0">
        <w:rPr>
          <w:rFonts w:ascii="Cambria" w:hAnsi="Cambria"/>
        </w:rPr>
        <w:t>. W</w:t>
      </w:r>
      <w:r w:rsidR="0004277C">
        <w:rPr>
          <w:rFonts w:ascii="Cambria" w:hAnsi="Cambria"/>
        </w:rPr>
        <w:t>e can</w:t>
      </w:r>
      <w:r w:rsidR="00784C21">
        <w:rPr>
          <w:rFonts w:ascii="Cambria" w:hAnsi="Cambria"/>
        </w:rPr>
        <w:t>’t</w:t>
      </w:r>
      <w:r w:rsidR="0004277C">
        <w:rPr>
          <w:rFonts w:ascii="Cambria" w:hAnsi="Cambria"/>
        </w:rPr>
        <w:t xml:space="preserve"> stop </w:t>
      </w:r>
      <w:r w:rsidR="00E80E65">
        <w:rPr>
          <w:rFonts w:ascii="Cambria" w:hAnsi="Cambria"/>
        </w:rPr>
        <w:t>this manner of speech</w:t>
      </w:r>
      <w:r w:rsidR="0043627C">
        <w:rPr>
          <w:rFonts w:ascii="Cambria" w:hAnsi="Cambria"/>
        </w:rPr>
        <w:t>.</w:t>
      </w:r>
      <w:r w:rsidR="0004277C">
        <w:rPr>
          <w:rFonts w:ascii="Cambria" w:hAnsi="Cambria"/>
        </w:rPr>
        <w:t xml:space="preserve"> However, what we can and</w:t>
      </w:r>
      <w:r w:rsidR="0052409D">
        <w:rPr>
          <w:rFonts w:ascii="Cambria" w:hAnsi="Cambria"/>
        </w:rPr>
        <w:t xml:space="preserve"> </w:t>
      </w:r>
      <w:r w:rsidR="0004277C">
        <w:rPr>
          <w:rFonts w:ascii="Cambria" w:hAnsi="Cambria"/>
        </w:rPr>
        <w:t>are doing is ensur</w:t>
      </w:r>
      <w:r w:rsidR="00C53515">
        <w:rPr>
          <w:rFonts w:ascii="Cambria" w:hAnsi="Cambria"/>
        </w:rPr>
        <w:t>ing</w:t>
      </w:r>
      <w:r w:rsidR="0004277C">
        <w:rPr>
          <w:rFonts w:ascii="Cambria" w:hAnsi="Cambria"/>
        </w:rPr>
        <w:t xml:space="preserve"> that </w:t>
      </w:r>
      <w:r w:rsidR="00F47E36">
        <w:rPr>
          <w:rFonts w:ascii="Cambria" w:hAnsi="Cambria"/>
        </w:rPr>
        <w:t>th</w:t>
      </w:r>
      <w:r w:rsidR="002E6A99">
        <w:rPr>
          <w:rFonts w:ascii="Cambria" w:hAnsi="Cambria"/>
        </w:rPr>
        <w:t>e</w:t>
      </w:r>
      <w:r w:rsidR="00F47E36">
        <w:rPr>
          <w:rFonts w:ascii="Cambria" w:hAnsi="Cambria"/>
        </w:rPr>
        <w:t xml:space="preserve"> </w:t>
      </w:r>
      <w:r w:rsidR="002E6A99">
        <w:rPr>
          <w:rFonts w:ascii="Cambria" w:hAnsi="Cambria"/>
        </w:rPr>
        <w:t>citizens</w:t>
      </w:r>
      <w:r w:rsidR="00F47E36">
        <w:rPr>
          <w:rFonts w:ascii="Cambria" w:hAnsi="Cambria"/>
        </w:rPr>
        <w:t xml:space="preserve"> of Paonia </w:t>
      </w:r>
      <w:r w:rsidR="0004277C">
        <w:rPr>
          <w:rFonts w:ascii="Cambria" w:hAnsi="Cambria"/>
        </w:rPr>
        <w:t xml:space="preserve">understand </w:t>
      </w:r>
      <w:r w:rsidR="0052409D">
        <w:rPr>
          <w:rFonts w:ascii="Cambria" w:hAnsi="Cambria"/>
        </w:rPr>
        <w:t xml:space="preserve">our </w:t>
      </w:r>
      <w:r w:rsidR="00E50D3C">
        <w:rPr>
          <w:rFonts w:ascii="Cambria" w:hAnsi="Cambria"/>
        </w:rPr>
        <w:t>gratitude</w:t>
      </w:r>
      <w:r w:rsidR="0052409D">
        <w:rPr>
          <w:rFonts w:ascii="Cambria" w:hAnsi="Cambria"/>
        </w:rPr>
        <w:t xml:space="preserve"> for the progress th</w:t>
      </w:r>
      <w:r w:rsidR="00237128">
        <w:rPr>
          <w:rFonts w:ascii="Cambria" w:hAnsi="Cambria"/>
        </w:rPr>
        <w:t>e</w:t>
      </w:r>
      <w:r w:rsidR="0052409D">
        <w:rPr>
          <w:rFonts w:ascii="Cambria" w:hAnsi="Cambria"/>
        </w:rPr>
        <w:t xml:space="preserve"> Town has been able to make </w:t>
      </w:r>
      <w:r w:rsidR="00237128">
        <w:rPr>
          <w:rFonts w:ascii="Cambria" w:hAnsi="Cambria"/>
        </w:rPr>
        <w:t xml:space="preserve">and </w:t>
      </w:r>
      <w:r w:rsidR="00CC30B6">
        <w:rPr>
          <w:rFonts w:ascii="Cambria" w:hAnsi="Cambria"/>
        </w:rPr>
        <w:t xml:space="preserve">the </w:t>
      </w:r>
      <w:r w:rsidR="00DC524C">
        <w:rPr>
          <w:rFonts w:ascii="Cambria" w:hAnsi="Cambria"/>
        </w:rPr>
        <w:t>s</w:t>
      </w:r>
      <w:r w:rsidR="00CC30B6">
        <w:rPr>
          <w:rFonts w:ascii="Cambria" w:hAnsi="Cambria"/>
        </w:rPr>
        <w:t xml:space="preserve">ervices they are being provided </w:t>
      </w:r>
      <w:r w:rsidR="00237128">
        <w:rPr>
          <w:rFonts w:ascii="Cambria" w:hAnsi="Cambria"/>
        </w:rPr>
        <w:t xml:space="preserve">has been </w:t>
      </w:r>
      <w:r w:rsidR="00DC524C">
        <w:rPr>
          <w:rFonts w:ascii="Cambria" w:hAnsi="Cambria"/>
        </w:rPr>
        <w:t xml:space="preserve">made </w:t>
      </w:r>
      <w:r w:rsidR="00237128">
        <w:rPr>
          <w:rFonts w:ascii="Cambria" w:hAnsi="Cambria"/>
        </w:rPr>
        <w:t>possible</w:t>
      </w:r>
      <w:r w:rsidR="005B110F">
        <w:rPr>
          <w:rFonts w:ascii="Cambria" w:hAnsi="Cambria"/>
        </w:rPr>
        <w:t xml:space="preserve"> </w:t>
      </w:r>
      <w:r w:rsidR="0052409D">
        <w:rPr>
          <w:rFonts w:ascii="Cambria" w:hAnsi="Cambria"/>
        </w:rPr>
        <w:t xml:space="preserve">under the </w:t>
      </w:r>
      <w:r w:rsidR="00DF71E8">
        <w:rPr>
          <w:rFonts w:ascii="Cambria" w:hAnsi="Cambria"/>
        </w:rPr>
        <w:t>leadership</w:t>
      </w:r>
      <w:r w:rsidR="0052409D">
        <w:rPr>
          <w:rFonts w:ascii="Cambria" w:hAnsi="Cambria"/>
        </w:rPr>
        <w:t xml:space="preserve"> of our Town </w:t>
      </w:r>
      <w:r w:rsidR="00E50D3C">
        <w:rPr>
          <w:rFonts w:ascii="Cambria" w:hAnsi="Cambria"/>
        </w:rPr>
        <w:t>Administrator</w:t>
      </w:r>
      <w:r w:rsidR="005B110F">
        <w:rPr>
          <w:rFonts w:ascii="Cambria" w:hAnsi="Cambria"/>
        </w:rPr>
        <w:t>, Stefen Wynn</w:t>
      </w:r>
      <w:r w:rsidR="00E50D3C">
        <w:rPr>
          <w:rFonts w:ascii="Cambria" w:hAnsi="Cambria"/>
        </w:rPr>
        <w:t>.</w:t>
      </w:r>
      <w:r>
        <w:rPr>
          <w:rFonts w:ascii="Cambria" w:hAnsi="Cambria"/>
        </w:rPr>
        <w:t xml:space="preserve"> </w:t>
      </w:r>
    </w:p>
    <w:p w14:paraId="632FCFCC" w14:textId="77777777" w:rsidR="00107338" w:rsidRDefault="00107338">
      <w:pPr>
        <w:rPr>
          <w:rFonts w:ascii="Cambria" w:hAnsi="Cambria"/>
        </w:rPr>
      </w:pPr>
    </w:p>
    <w:p w14:paraId="09805E97" w14:textId="77777777" w:rsidR="00107338" w:rsidRDefault="00107338">
      <w:pPr>
        <w:rPr>
          <w:rFonts w:ascii="Cambria" w:hAnsi="Cambria"/>
        </w:rPr>
      </w:pPr>
    </w:p>
    <w:p w14:paraId="2B0E0BF7" w14:textId="77777777" w:rsidR="00432187" w:rsidRDefault="00432187">
      <w:pPr>
        <w:rPr>
          <w:rFonts w:ascii="Cambria" w:hAnsi="Cambria"/>
        </w:rPr>
      </w:pPr>
    </w:p>
    <w:p w14:paraId="76D7EF42" w14:textId="77777777" w:rsidR="008E326A" w:rsidRDefault="008E326A">
      <w:pPr>
        <w:rPr>
          <w:rFonts w:ascii="Cambria" w:hAnsi="Cambria"/>
        </w:rPr>
      </w:pPr>
    </w:p>
    <w:p w14:paraId="56F28C68" w14:textId="77777777" w:rsidR="007F7BD3" w:rsidRDefault="007F7BD3">
      <w:pPr>
        <w:rPr>
          <w:rFonts w:ascii="Cambria" w:hAnsi="Cambria"/>
        </w:rPr>
      </w:pPr>
    </w:p>
    <w:sectPr w:rsidR="007F7BD3">
      <w:footerReference w:type="default" r:id="rId1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lucy hunter" w:date="2026-03-27T19:35:00Z" w:initials="lh">
    <w:p w14:paraId="74D9C2E0" w14:textId="77777777" w:rsidR="00C01498" w:rsidRDefault="00C01498" w:rsidP="00C01498">
      <w:r>
        <w:rPr>
          <w:rStyle w:val="CommentReference"/>
        </w:rPr>
        <w:annotationRef/>
      </w:r>
      <w:r>
        <w:rPr>
          <w:sz w:val="20"/>
          <w:szCs w:val="20"/>
        </w:rPr>
        <w:t>This may seem inflammatory</w:t>
      </w:r>
    </w:p>
  </w:comment>
  <w:comment w:id="5" w:author="Paige Smith" w:date="2026-03-26T18:14:00Z" w:initials="PS">
    <w:p w14:paraId="07C70D5A" w14:textId="77777777" w:rsidR="00725D85" w:rsidRDefault="00725D85" w:rsidP="00725D85">
      <w:pPr>
        <w:pStyle w:val="CommentText"/>
      </w:pPr>
      <w:r>
        <w:rPr>
          <w:rStyle w:val="CommentReference"/>
        </w:rPr>
        <w:annotationRef/>
      </w:r>
      <w:r>
        <w:t>Is this correct....only Sam, Ashley and Stefen?</w:t>
      </w:r>
    </w:p>
  </w:comment>
  <w:comment w:id="6" w:author="Paige Smith" w:date="2026-03-26T19:04:00Z" w:initials="PS">
    <w:p w14:paraId="13C121DE" w14:textId="77777777" w:rsidR="00DC2AAE" w:rsidRDefault="00DC2AAE" w:rsidP="00DC2AAE">
      <w:pPr>
        <w:pStyle w:val="CommentText"/>
      </w:pPr>
      <w:r>
        <w:rPr>
          <w:rStyle w:val="CommentReference"/>
        </w:rPr>
        <w:annotationRef/>
      </w:r>
      <w:r>
        <w:t>Do you think we need to address the fund balance “savings” referred to in no. 4 as disappearing?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D9C2E0" w15:done="0"/>
  <w15:commentEx w15:paraId="07C70D5A" w15:done="0"/>
  <w15:commentEx w15:paraId="13C121D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73B38E" w16cex:dateUtc="2026-03-28T01:35:00Z"/>
  <w16cex:commentExtensible w16cex:durableId="0EAD3155" w16cex:dateUtc="2026-03-27T00:14:00Z"/>
  <w16cex:commentExtensible w16cex:durableId="3D170575" w16cex:dateUtc="2026-03-27T01: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D9C2E0" w16cid:durableId="2373B38E"/>
  <w16cid:commentId w16cid:paraId="07C70D5A" w16cid:durableId="0EAD3155"/>
  <w16cid:commentId w16cid:paraId="13C121DE" w16cid:durableId="3D17057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523DA" w14:textId="77777777" w:rsidR="00875655" w:rsidRDefault="00875655" w:rsidP="00145184">
      <w:pPr>
        <w:spacing w:after="0" w:line="240" w:lineRule="auto"/>
      </w:pPr>
      <w:r>
        <w:separator/>
      </w:r>
    </w:p>
  </w:endnote>
  <w:endnote w:type="continuationSeparator" w:id="0">
    <w:p w14:paraId="31947A90" w14:textId="77777777" w:rsidR="00875655" w:rsidRDefault="00875655" w:rsidP="00145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8064911"/>
      <w:docPartObj>
        <w:docPartGallery w:val="Page Numbers (Bottom of Page)"/>
        <w:docPartUnique/>
      </w:docPartObj>
    </w:sdtPr>
    <w:sdtEndPr>
      <w:rPr>
        <w:noProof/>
      </w:rPr>
    </w:sdtEndPr>
    <w:sdtContent>
      <w:p w14:paraId="7C6D103C" w14:textId="2DE6BF64" w:rsidR="00145184" w:rsidRDefault="0014518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2EBF93" w14:textId="77777777" w:rsidR="00145184" w:rsidRDefault="001451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AD795" w14:textId="77777777" w:rsidR="00875655" w:rsidRDefault="00875655" w:rsidP="00145184">
      <w:pPr>
        <w:spacing w:after="0" w:line="240" w:lineRule="auto"/>
      </w:pPr>
      <w:r>
        <w:separator/>
      </w:r>
    </w:p>
  </w:footnote>
  <w:footnote w:type="continuationSeparator" w:id="0">
    <w:p w14:paraId="6B1776B4" w14:textId="77777777" w:rsidR="00875655" w:rsidRDefault="00875655" w:rsidP="001451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F01734"/>
    <w:multiLevelType w:val="hybridMultilevel"/>
    <w:tmpl w:val="A31C16F4"/>
    <w:lvl w:ilvl="0" w:tplc="D598D806">
      <w:start w:val="1"/>
      <w:numFmt w:val="decimal"/>
      <w:lvlText w:val="%1"/>
      <w:lvlJc w:val="left"/>
      <w:pPr>
        <w:ind w:left="1080" w:hanging="72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434525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cy Hunter">
    <w15:presenceInfo w15:providerId="Windows Live" w15:userId="5517c342d11b0192"/>
  </w15:person>
  <w15:person w15:author="lucy hunter">
    <w15:presenceInfo w15:providerId="Windows Live" w15:userId="fd32ee5568e18704"/>
  </w15:person>
  <w15:person w15:author="Paige Smith">
    <w15:presenceInfo w15:providerId="Windows Live" w15:userId="5135d5fb77e202f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DF9"/>
    <w:rsid w:val="0000321A"/>
    <w:rsid w:val="00003FF6"/>
    <w:rsid w:val="00007DB5"/>
    <w:rsid w:val="00010DC5"/>
    <w:rsid w:val="00011A90"/>
    <w:rsid w:val="00013AE6"/>
    <w:rsid w:val="00014C9B"/>
    <w:rsid w:val="00014F2C"/>
    <w:rsid w:val="00020FD7"/>
    <w:rsid w:val="00030C9D"/>
    <w:rsid w:val="000370B9"/>
    <w:rsid w:val="000424C1"/>
    <w:rsid w:val="0004277C"/>
    <w:rsid w:val="00043D96"/>
    <w:rsid w:val="0005066F"/>
    <w:rsid w:val="0005105E"/>
    <w:rsid w:val="000612C2"/>
    <w:rsid w:val="0006172E"/>
    <w:rsid w:val="00067388"/>
    <w:rsid w:val="000707CB"/>
    <w:rsid w:val="00076776"/>
    <w:rsid w:val="0008267F"/>
    <w:rsid w:val="00090609"/>
    <w:rsid w:val="00091A71"/>
    <w:rsid w:val="000B1706"/>
    <w:rsid w:val="000B2810"/>
    <w:rsid w:val="000B58F8"/>
    <w:rsid w:val="000C41FE"/>
    <w:rsid w:val="000C588C"/>
    <w:rsid w:val="000D09BC"/>
    <w:rsid w:val="000D0ED7"/>
    <w:rsid w:val="000D3BE6"/>
    <w:rsid w:val="000D48ED"/>
    <w:rsid w:val="000D5DA3"/>
    <w:rsid w:val="000E128B"/>
    <w:rsid w:val="000E5975"/>
    <w:rsid w:val="000E79BD"/>
    <w:rsid w:val="000F6B03"/>
    <w:rsid w:val="00104D12"/>
    <w:rsid w:val="0010596A"/>
    <w:rsid w:val="00107338"/>
    <w:rsid w:val="00110536"/>
    <w:rsid w:val="00113241"/>
    <w:rsid w:val="00113B4E"/>
    <w:rsid w:val="00114D31"/>
    <w:rsid w:val="001355D6"/>
    <w:rsid w:val="00140D05"/>
    <w:rsid w:val="00141876"/>
    <w:rsid w:val="00145184"/>
    <w:rsid w:val="001479D2"/>
    <w:rsid w:val="0015027D"/>
    <w:rsid w:val="0015173A"/>
    <w:rsid w:val="001572A5"/>
    <w:rsid w:val="00160EFA"/>
    <w:rsid w:val="00162B04"/>
    <w:rsid w:val="00173B01"/>
    <w:rsid w:val="001832E0"/>
    <w:rsid w:val="001871B4"/>
    <w:rsid w:val="0019769E"/>
    <w:rsid w:val="001A1ADD"/>
    <w:rsid w:val="001A4D39"/>
    <w:rsid w:val="001A580D"/>
    <w:rsid w:val="001A5BEC"/>
    <w:rsid w:val="001A6D9D"/>
    <w:rsid w:val="001B0123"/>
    <w:rsid w:val="001B1635"/>
    <w:rsid w:val="001B7C1C"/>
    <w:rsid w:val="001C0E8C"/>
    <w:rsid w:val="001C17E4"/>
    <w:rsid w:val="001C2294"/>
    <w:rsid w:val="001C2575"/>
    <w:rsid w:val="001C435B"/>
    <w:rsid w:val="001C6765"/>
    <w:rsid w:val="001D287B"/>
    <w:rsid w:val="001D2A52"/>
    <w:rsid w:val="001D41D6"/>
    <w:rsid w:val="001E3520"/>
    <w:rsid w:val="00200ACE"/>
    <w:rsid w:val="002076A5"/>
    <w:rsid w:val="002177B1"/>
    <w:rsid w:val="00217F26"/>
    <w:rsid w:val="00221B47"/>
    <w:rsid w:val="00221D73"/>
    <w:rsid w:val="00222E0B"/>
    <w:rsid w:val="00223098"/>
    <w:rsid w:val="002250FF"/>
    <w:rsid w:val="00231D29"/>
    <w:rsid w:val="0023655B"/>
    <w:rsid w:val="00237128"/>
    <w:rsid w:val="002448C3"/>
    <w:rsid w:val="00244A8C"/>
    <w:rsid w:val="00245FE2"/>
    <w:rsid w:val="0025035F"/>
    <w:rsid w:val="00261361"/>
    <w:rsid w:val="00261BD2"/>
    <w:rsid w:val="00262900"/>
    <w:rsid w:val="00263AB0"/>
    <w:rsid w:val="00271CC7"/>
    <w:rsid w:val="00277509"/>
    <w:rsid w:val="00282032"/>
    <w:rsid w:val="002907FF"/>
    <w:rsid w:val="0029599E"/>
    <w:rsid w:val="002A3105"/>
    <w:rsid w:val="002A3496"/>
    <w:rsid w:val="002A3F4C"/>
    <w:rsid w:val="002A788F"/>
    <w:rsid w:val="002B1FD7"/>
    <w:rsid w:val="002B6537"/>
    <w:rsid w:val="002B747E"/>
    <w:rsid w:val="002B795B"/>
    <w:rsid w:val="002C45D8"/>
    <w:rsid w:val="002C643C"/>
    <w:rsid w:val="002C7F6C"/>
    <w:rsid w:val="002D2609"/>
    <w:rsid w:val="002E0E81"/>
    <w:rsid w:val="002E1DAF"/>
    <w:rsid w:val="002E212C"/>
    <w:rsid w:val="002E6A99"/>
    <w:rsid w:val="002E6B82"/>
    <w:rsid w:val="002E6D68"/>
    <w:rsid w:val="002F15E4"/>
    <w:rsid w:val="002F2439"/>
    <w:rsid w:val="002F37C7"/>
    <w:rsid w:val="002F6E3B"/>
    <w:rsid w:val="003028E3"/>
    <w:rsid w:val="003039C5"/>
    <w:rsid w:val="00304052"/>
    <w:rsid w:val="0031497D"/>
    <w:rsid w:val="00317C53"/>
    <w:rsid w:val="00317D40"/>
    <w:rsid w:val="0032338E"/>
    <w:rsid w:val="00324BE7"/>
    <w:rsid w:val="0032653D"/>
    <w:rsid w:val="00334446"/>
    <w:rsid w:val="00334FF0"/>
    <w:rsid w:val="00335736"/>
    <w:rsid w:val="00337818"/>
    <w:rsid w:val="003425DD"/>
    <w:rsid w:val="003428AD"/>
    <w:rsid w:val="00351F54"/>
    <w:rsid w:val="0035280E"/>
    <w:rsid w:val="00361D09"/>
    <w:rsid w:val="0036232B"/>
    <w:rsid w:val="003652AC"/>
    <w:rsid w:val="00366676"/>
    <w:rsid w:val="00367536"/>
    <w:rsid w:val="0037342A"/>
    <w:rsid w:val="0038019E"/>
    <w:rsid w:val="003836F7"/>
    <w:rsid w:val="00391DDD"/>
    <w:rsid w:val="003B14B8"/>
    <w:rsid w:val="003B26E8"/>
    <w:rsid w:val="003B61AC"/>
    <w:rsid w:val="003C2CDA"/>
    <w:rsid w:val="003C38BE"/>
    <w:rsid w:val="003C4A43"/>
    <w:rsid w:val="003C57B5"/>
    <w:rsid w:val="003C78A4"/>
    <w:rsid w:val="003D3D2B"/>
    <w:rsid w:val="003D7AB1"/>
    <w:rsid w:val="003E20BF"/>
    <w:rsid w:val="003F2A2A"/>
    <w:rsid w:val="004024BD"/>
    <w:rsid w:val="00403C62"/>
    <w:rsid w:val="00404136"/>
    <w:rsid w:val="004062B9"/>
    <w:rsid w:val="004064E2"/>
    <w:rsid w:val="004179A3"/>
    <w:rsid w:val="0042014B"/>
    <w:rsid w:val="00432187"/>
    <w:rsid w:val="004329F2"/>
    <w:rsid w:val="00435717"/>
    <w:rsid w:val="0043627C"/>
    <w:rsid w:val="004522A3"/>
    <w:rsid w:val="00453D01"/>
    <w:rsid w:val="004577F6"/>
    <w:rsid w:val="0045781B"/>
    <w:rsid w:val="0046131C"/>
    <w:rsid w:val="004766D0"/>
    <w:rsid w:val="00480ED5"/>
    <w:rsid w:val="00481279"/>
    <w:rsid w:val="00486895"/>
    <w:rsid w:val="00487025"/>
    <w:rsid w:val="0049261A"/>
    <w:rsid w:val="004941E4"/>
    <w:rsid w:val="004B1601"/>
    <w:rsid w:val="004B1927"/>
    <w:rsid w:val="004B1ADD"/>
    <w:rsid w:val="004B4664"/>
    <w:rsid w:val="004B5249"/>
    <w:rsid w:val="004B6179"/>
    <w:rsid w:val="004D1531"/>
    <w:rsid w:val="004D6CF1"/>
    <w:rsid w:val="004D7364"/>
    <w:rsid w:val="004F51FC"/>
    <w:rsid w:val="00506D53"/>
    <w:rsid w:val="00511292"/>
    <w:rsid w:val="00512822"/>
    <w:rsid w:val="00513B5D"/>
    <w:rsid w:val="00514F9E"/>
    <w:rsid w:val="00515197"/>
    <w:rsid w:val="00520A09"/>
    <w:rsid w:val="0052130D"/>
    <w:rsid w:val="005232F5"/>
    <w:rsid w:val="005236E7"/>
    <w:rsid w:val="00523B55"/>
    <w:rsid w:val="0052409D"/>
    <w:rsid w:val="005241A1"/>
    <w:rsid w:val="005323CA"/>
    <w:rsid w:val="00543C2A"/>
    <w:rsid w:val="00556AA9"/>
    <w:rsid w:val="005611A5"/>
    <w:rsid w:val="005632E7"/>
    <w:rsid w:val="00573D32"/>
    <w:rsid w:val="005742EA"/>
    <w:rsid w:val="00575554"/>
    <w:rsid w:val="005846CB"/>
    <w:rsid w:val="005857A4"/>
    <w:rsid w:val="0059677B"/>
    <w:rsid w:val="005A4259"/>
    <w:rsid w:val="005A531D"/>
    <w:rsid w:val="005A689C"/>
    <w:rsid w:val="005B110F"/>
    <w:rsid w:val="005B4E3D"/>
    <w:rsid w:val="005B5B10"/>
    <w:rsid w:val="005C2111"/>
    <w:rsid w:val="005C217D"/>
    <w:rsid w:val="005C22F4"/>
    <w:rsid w:val="005C73BF"/>
    <w:rsid w:val="005D566D"/>
    <w:rsid w:val="005D6CEF"/>
    <w:rsid w:val="005D7B90"/>
    <w:rsid w:val="005E63FD"/>
    <w:rsid w:val="005F0416"/>
    <w:rsid w:val="005F7480"/>
    <w:rsid w:val="006014A1"/>
    <w:rsid w:val="006047B7"/>
    <w:rsid w:val="00606205"/>
    <w:rsid w:val="00613924"/>
    <w:rsid w:val="0061479B"/>
    <w:rsid w:val="006149B9"/>
    <w:rsid w:val="00615594"/>
    <w:rsid w:val="00623116"/>
    <w:rsid w:val="0063117D"/>
    <w:rsid w:val="00631BA4"/>
    <w:rsid w:val="00634204"/>
    <w:rsid w:val="00640DFD"/>
    <w:rsid w:val="006543C6"/>
    <w:rsid w:val="006556EB"/>
    <w:rsid w:val="00662CC9"/>
    <w:rsid w:val="0066456B"/>
    <w:rsid w:val="0066703C"/>
    <w:rsid w:val="00670998"/>
    <w:rsid w:val="006729DB"/>
    <w:rsid w:val="006753E5"/>
    <w:rsid w:val="00680C91"/>
    <w:rsid w:val="00686C5B"/>
    <w:rsid w:val="00692A07"/>
    <w:rsid w:val="0069341E"/>
    <w:rsid w:val="006A15C4"/>
    <w:rsid w:val="006A6765"/>
    <w:rsid w:val="006C11E2"/>
    <w:rsid w:val="006C3AC7"/>
    <w:rsid w:val="006C420F"/>
    <w:rsid w:val="006C704B"/>
    <w:rsid w:val="006D6B72"/>
    <w:rsid w:val="006E1C07"/>
    <w:rsid w:val="006E5449"/>
    <w:rsid w:val="006E561F"/>
    <w:rsid w:val="006E7834"/>
    <w:rsid w:val="006F129A"/>
    <w:rsid w:val="006F73DA"/>
    <w:rsid w:val="0070112A"/>
    <w:rsid w:val="007077DB"/>
    <w:rsid w:val="00710778"/>
    <w:rsid w:val="00715EB6"/>
    <w:rsid w:val="007215AB"/>
    <w:rsid w:val="007217F2"/>
    <w:rsid w:val="00725D85"/>
    <w:rsid w:val="007320E3"/>
    <w:rsid w:val="00733065"/>
    <w:rsid w:val="00734FAE"/>
    <w:rsid w:val="00740E30"/>
    <w:rsid w:val="0074321F"/>
    <w:rsid w:val="00744B57"/>
    <w:rsid w:val="00744C09"/>
    <w:rsid w:val="00745854"/>
    <w:rsid w:val="00750DFC"/>
    <w:rsid w:val="0075275C"/>
    <w:rsid w:val="00752E9D"/>
    <w:rsid w:val="00765075"/>
    <w:rsid w:val="007671F3"/>
    <w:rsid w:val="00767F9B"/>
    <w:rsid w:val="00770685"/>
    <w:rsid w:val="0077293B"/>
    <w:rsid w:val="00775DC8"/>
    <w:rsid w:val="00780163"/>
    <w:rsid w:val="00784C21"/>
    <w:rsid w:val="0079508F"/>
    <w:rsid w:val="007960F4"/>
    <w:rsid w:val="007A2951"/>
    <w:rsid w:val="007A41BF"/>
    <w:rsid w:val="007A7CE6"/>
    <w:rsid w:val="007B17E4"/>
    <w:rsid w:val="007B21BD"/>
    <w:rsid w:val="007B3F9D"/>
    <w:rsid w:val="007B51B9"/>
    <w:rsid w:val="007B65C4"/>
    <w:rsid w:val="007C0501"/>
    <w:rsid w:val="007C20A6"/>
    <w:rsid w:val="007C2757"/>
    <w:rsid w:val="007D07A6"/>
    <w:rsid w:val="007D4FF4"/>
    <w:rsid w:val="007D760D"/>
    <w:rsid w:val="007E2161"/>
    <w:rsid w:val="007E33E4"/>
    <w:rsid w:val="007E35E9"/>
    <w:rsid w:val="007E52C1"/>
    <w:rsid w:val="007E7253"/>
    <w:rsid w:val="007E7354"/>
    <w:rsid w:val="007F1C6E"/>
    <w:rsid w:val="007F7BD3"/>
    <w:rsid w:val="00800F76"/>
    <w:rsid w:val="008011CB"/>
    <w:rsid w:val="0080460C"/>
    <w:rsid w:val="008155EA"/>
    <w:rsid w:val="00821224"/>
    <w:rsid w:val="0082621F"/>
    <w:rsid w:val="00830D18"/>
    <w:rsid w:val="008320A1"/>
    <w:rsid w:val="00832CCF"/>
    <w:rsid w:val="00840783"/>
    <w:rsid w:val="00844F4A"/>
    <w:rsid w:val="00845C66"/>
    <w:rsid w:val="0085360F"/>
    <w:rsid w:val="00856D14"/>
    <w:rsid w:val="00856DC8"/>
    <w:rsid w:val="00857EDF"/>
    <w:rsid w:val="00860C68"/>
    <w:rsid w:val="00863B6F"/>
    <w:rsid w:val="008671B1"/>
    <w:rsid w:val="00871DD8"/>
    <w:rsid w:val="008741A0"/>
    <w:rsid w:val="00875655"/>
    <w:rsid w:val="008827A1"/>
    <w:rsid w:val="0089222E"/>
    <w:rsid w:val="008940A6"/>
    <w:rsid w:val="008941F2"/>
    <w:rsid w:val="00895E3D"/>
    <w:rsid w:val="00897347"/>
    <w:rsid w:val="008C0E09"/>
    <w:rsid w:val="008C5354"/>
    <w:rsid w:val="008D0C4D"/>
    <w:rsid w:val="008D6F51"/>
    <w:rsid w:val="008E326A"/>
    <w:rsid w:val="008F6855"/>
    <w:rsid w:val="008F6A71"/>
    <w:rsid w:val="008F70DA"/>
    <w:rsid w:val="00911D70"/>
    <w:rsid w:val="009149D9"/>
    <w:rsid w:val="00916043"/>
    <w:rsid w:val="00925615"/>
    <w:rsid w:val="009273A8"/>
    <w:rsid w:val="00927E84"/>
    <w:rsid w:val="00935C35"/>
    <w:rsid w:val="009365D1"/>
    <w:rsid w:val="00937307"/>
    <w:rsid w:val="00941F3F"/>
    <w:rsid w:val="00944ED2"/>
    <w:rsid w:val="009458F0"/>
    <w:rsid w:val="00945E2D"/>
    <w:rsid w:val="00955ADE"/>
    <w:rsid w:val="00971745"/>
    <w:rsid w:val="0098083D"/>
    <w:rsid w:val="0098297B"/>
    <w:rsid w:val="00990566"/>
    <w:rsid w:val="009A543B"/>
    <w:rsid w:val="009A6AC4"/>
    <w:rsid w:val="009B197D"/>
    <w:rsid w:val="009B6316"/>
    <w:rsid w:val="009B774C"/>
    <w:rsid w:val="009C2823"/>
    <w:rsid w:val="009C7071"/>
    <w:rsid w:val="009D36E0"/>
    <w:rsid w:val="009E1B15"/>
    <w:rsid w:val="009E350E"/>
    <w:rsid w:val="009E53C0"/>
    <w:rsid w:val="00A03206"/>
    <w:rsid w:val="00A134DE"/>
    <w:rsid w:val="00A15FE8"/>
    <w:rsid w:val="00A16FE9"/>
    <w:rsid w:val="00A2263A"/>
    <w:rsid w:val="00A25DF9"/>
    <w:rsid w:val="00A263C6"/>
    <w:rsid w:val="00A26617"/>
    <w:rsid w:val="00A26E3D"/>
    <w:rsid w:val="00A307BB"/>
    <w:rsid w:val="00A41CCB"/>
    <w:rsid w:val="00A460F4"/>
    <w:rsid w:val="00A536D3"/>
    <w:rsid w:val="00A57E42"/>
    <w:rsid w:val="00A65504"/>
    <w:rsid w:val="00A65E67"/>
    <w:rsid w:val="00A844A7"/>
    <w:rsid w:val="00A84DF7"/>
    <w:rsid w:val="00A86A05"/>
    <w:rsid w:val="00A92F8E"/>
    <w:rsid w:val="00A94DE6"/>
    <w:rsid w:val="00A9517C"/>
    <w:rsid w:val="00AA009F"/>
    <w:rsid w:val="00AA43EE"/>
    <w:rsid w:val="00AA5FFC"/>
    <w:rsid w:val="00AB1561"/>
    <w:rsid w:val="00AB6BA7"/>
    <w:rsid w:val="00AC0E68"/>
    <w:rsid w:val="00AC2162"/>
    <w:rsid w:val="00AC2ACD"/>
    <w:rsid w:val="00AC5E98"/>
    <w:rsid w:val="00AC6048"/>
    <w:rsid w:val="00AD30D0"/>
    <w:rsid w:val="00AE4240"/>
    <w:rsid w:val="00AE7A1A"/>
    <w:rsid w:val="00B13808"/>
    <w:rsid w:val="00B21ABD"/>
    <w:rsid w:val="00B22E6D"/>
    <w:rsid w:val="00B30A5C"/>
    <w:rsid w:val="00B352D9"/>
    <w:rsid w:val="00B43CCB"/>
    <w:rsid w:val="00B4561F"/>
    <w:rsid w:val="00B46BD7"/>
    <w:rsid w:val="00B7172C"/>
    <w:rsid w:val="00B75FC2"/>
    <w:rsid w:val="00B8368B"/>
    <w:rsid w:val="00B83B31"/>
    <w:rsid w:val="00B95CAA"/>
    <w:rsid w:val="00B96035"/>
    <w:rsid w:val="00BB12D4"/>
    <w:rsid w:val="00BB60C5"/>
    <w:rsid w:val="00BC37B6"/>
    <w:rsid w:val="00BC3C8D"/>
    <w:rsid w:val="00BC560B"/>
    <w:rsid w:val="00BC662F"/>
    <w:rsid w:val="00BC6F8A"/>
    <w:rsid w:val="00BC739B"/>
    <w:rsid w:val="00BC7C49"/>
    <w:rsid w:val="00BD1AA9"/>
    <w:rsid w:val="00BD1ABD"/>
    <w:rsid w:val="00BD4FDE"/>
    <w:rsid w:val="00BE140C"/>
    <w:rsid w:val="00BE1C44"/>
    <w:rsid w:val="00BE211D"/>
    <w:rsid w:val="00BF2B18"/>
    <w:rsid w:val="00BF6936"/>
    <w:rsid w:val="00BF6E77"/>
    <w:rsid w:val="00C01498"/>
    <w:rsid w:val="00C07A54"/>
    <w:rsid w:val="00C12CAA"/>
    <w:rsid w:val="00C1463C"/>
    <w:rsid w:val="00C2443F"/>
    <w:rsid w:val="00C32678"/>
    <w:rsid w:val="00C36090"/>
    <w:rsid w:val="00C45369"/>
    <w:rsid w:val="00C4714F"/>
    <w:rsid w:val="00C52C5F"/>
    <w:rsid w:val="00C53515"/>
    <w:rsid w:val="00C60CFC"/>
    <w:rsid w:val="00C64E7D"/>
    <w:rsid w:val="00C71A74"/>
    <w:rsid w:val="00C724CD"/>
    <w:rsid w:val="00C76162"/>
    <w:rsid w:val="00C83282"/>
    <w:rsid w:val="00CA3BC5"/>
    <w:rsid w:val="00CA546C"/>
    <w:rsid w:val="00CA71C8"/>
    <w:rsid w:val="00CA723B"/>
    <w:rsid w:val="00CB02AA"/>
    <w:rsid w:val="00CB110F"/>
    <w:rsid w:val="00CC1CC7"/>
    <w:rsid w:val="00CC2CE0"/>
    <w:rsid w:val="00CC30B6"/>
    <w:rsid w:val="00CD22AE"/>
    <w:rsid w:val="00CD2FF7"/>
    <w:rsid w:val="00CD74CC"/>
    <w:rsid w:val="00CD7646"/>
    <w:rsid w:val="00CE0F89"/>
    <w:rsid w:val="00CE7184"/>
    <w:rsid w:val="00CE7ECF"/>
    <w:rsid w:val="00CF6E02"/>
    <w:rsid w:val="00D03660"/>
    <w:rsid w:val="00D03A86"/>
    <w:rsid w:val="00D03E1D"/>
    <w:rsid w:val="00D13238"/>
    <w:rsid w:val="00D166C6"/>
    <w:rsid w:val="00D16950"/>
    <w:rsid w:val="00D16CA4"/>
    <w:rsid w:val="00D2630F"/>
    <w:rsid w:val="00D26F3F"/>
    <w:rsid w:val="00D31C36"/>
    <w:rsid w:val="00D4072B"/>
    <w:rsid w:val="00D4217D"/>
    <w:rsid w:val="00D50C98"/>
    <w:rsid w:val="00D5277D"/>
    <w:rsid w:val="00D62140"/>
    <w:rsid w:val="00D6570E"/>
    <w:rsid w:val="00D80B07"/>
    <w:rsid w:val="00D824D4"/>
    <w:rsid w:val="00D83C92"/>
    <w:rsid w:val="00D8403C"/>
    <w:rsid w:val="00D87044"/>
    <w:rsid w:val="00D92519"/>
    <w:rsid w:val="00D926A8"/>
    <w:rsid w:val="00D92E16"/>
    <w:rsid w:val="00D95214"/>
    <w:rsid w:val="00D97EF3"/>
    <w:rsid w:val="00DA4440"/>
    <w:rsid w:val="00DC2AAE"/>
    <w:rsid w:val="00DC524C"/>
    <w:rsid w:val="00DC6B9D"/>
    <w:rsid w:val="00DC771E"/>
    <w:rsid w:val="00DC7843"/>
    <w:rsid w:val="00DD1B5F"/>
    <w:rsid w:val="00DD4BBE"/>
    <w:rsid w:val="00DE34F2"/>
    <w:rsid w:val="00DF0C53"/>
    <w:rsid w:val="00DF3A50"/>
    <w:rsid w:val="00DF6E12"/>
    <w:rsid w:val="00DF71E8"/>
    <w:rsid w:val="00E107E4"/>
    <w:rsid w:val="00E1138B"/>
    <w:rsid w:val="00E159ED"/>
    <w:rsid w:val="00E213C6"/>
    <w:rsid w:val="00E2721E"/>
    <w:rsid w:val="00E32CDD"/>
    <w:rsid w:val="00E33C81"/>
    <w:rsid w:val="00E35D7B"/>
    <w:rsid w:val="00E36856"/>
    <w:rsid w:val="00E4075D"/>
    <w:rsid w:val="00E417BF"/>
    <w:rsid w:val="00E41D5C"/>
    <w:rsid w:val="00E41E5B"/>
    <w:rsid w:val="00E44395"/>
    <w:rsid w:val="00E50D3C"/>
    <w:rsid w:val="00E54635"/>
    <w:rsid w:val="00E56372"/>
    <w:rsid w:val="00E56FA6"/>
    <w:rsid w:val="00E57B84"/>
    <w:rsid w:val="00E65DA1"/>
    <w:rsid w:val="00E70C9F"/>
    <w:rsid w:val="00E71106"/>
    <w:rsid w:val="00E76A13"/>
    <w:rsid w:val="00E80E65"/>
    <w:rsid w:val="00E810AA"/>
    <w:rsid w:val="00E84A60"/>
    <w:rsid w:val="00E87ACE"/>
    <w:rsid w:val="00E9008F"/>
    <w:rsid w:val="00E947B4"/>
    <w:rsid w:val="00EA2D58"/>
    <w:rsid w:val="00EA6F65"/>
    <w:rsid w:val="00EB46EA"/>
    <w:rsid w:val="00EC0E64"/>
    <w:rsid w:val="00EC3D73"/>
    <w:rsid w:val="00ED5FF4"/>
    <w:rsid w:val="00ED642D"/>
    <w:rsid w:val="00ED7F54"/>
    <w:rsid w:val="00EE4471"/>
    <w:rsid w:val="00EE637B"/>
    <w:rsid w:val="00EE6850"/>
    <w:rsid w:val="00F00F88"/>
    <w:rsid w:val="00F017E9"/>
    <w:rsid w:val="00F07B8B"/>
    <w:rsid w:val="00F212F0"/>
    <w:rsid w:val="00F262A7"/>
    <w:rsid w:val="00F26CE7"/>
    <w:rsid w:val="00F341B3"/>
    <w:rsid w:val="00F35094"/>
    <w:rsid w:val="00F4102B"/>
    <w:rsid w:val="00F43BD9"/>
    <w:rsid w:val="00F47E36"/>
    <w:rsid w:val="00F52ADA"/>
    <w:rsid w:val="00F53D85"/>
    <w:rsid w:val="00F54794"/>
    <w:rsid w:val="00F55023"/>
    <w:rsid w:val="00F55836"/>
    <w:rsid w:val="00F56F50"/>
    <w:rsid w:val="00F7152B"/>
    <w:rsid w:val="00F75471"/>
    <w:rsid w:val="00F757E1"/>
    <w:rsid w:val="00F75840"/>
    <w:rsid w:val="00F8188E"/>
    <w:rsid w:val="00F840B4"/>
    <w:rsid w:val="00F8579A"/>
    <w:rsid w:val="00F8588E"/>
    <w:rsid w:val="00F86CC0"/>
    <w:rsid w:val="00F87772"/>
    <w:rsid w:val="00F96196"/>
    <w:rsid w:val="00FB1FD1"/>
    <w:rsid w:val="00FB31C8"/>
    <w:rsid w:val="00FC01E7"/>
    <w:rsid w:val="00FC0381"/>
    <w:rsid w:val="00FC5756"/>
    <w:rsid w:val="00FD509B"/>
    <w:rsid w:val="00FE032C"/>
    <w:rsid w:val="00FF4DB2"/>
    <w:rsid w:val="00FF7B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74F40"/>
  <w15:chartTrackingRefBased/>
  <w15:docId w15:val="{EC64DE85-DD93-45FD-803F-1E45E4242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5D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5D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5D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5D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5D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5D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D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D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D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D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5D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5D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5D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5D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5D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D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D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DF9"/>
    <w:rPr>
      <w:rFonts w:eastAsiaTheme="majorEastAsia" w:cstheme="majorBidi"/>
      <w:color w:val="272727" w:themeColor="text1" w:themeTint="D8"/>
    </w:rPr>
  </w:style>
  <w:style w:type="paragraph" w:styleId="Title">
    <w:name w:val="Title"/>
    <w:basedOn w:val="Normal"/>
    <w:next w:val="Normal"/>
    <w:link w:val="TitleChar"/>
    <w:uiPriority w:val="10"/>
    <w:qFormat/>
    <w:rsid w:val="00A25D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D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D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D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DF9"/>
    <w:pPr>
      <w:spacing w:before="160"/>
      <w:jc w:val="center"/>
    </w:pPr>
    <w:rPr>
      <w:i/>
      <w:iCs/>
      <w:color w:val="404040" w:themeColor="text1" w:themeTint="BF"/>
    </w:rPr>
  </w:style>
  <w:style w:type="character" w:customStyle="1" w:styleId="QuoteChar">
    <w:name w:val="Quote Char"/>
    <w:basedOn w:val="DefaultParagraphFont"/>
    <w:link w:val="Quote"/>
    <w:uiPriority w:val="29"/>
    <w:rsid w:val="00A25DF9"/>
    <w:rPr>
      <w:i/>
      <w:iCs/>
      <w:color w:val="404040" w:themeColor="text1" w:themeTint="BF"/>
    </w:rPr>
  </w:style>
  <w:style w:type="paragraph" w:styleId="ListParagraph">
    <w:name w:val="List Paragraph"/>
    <w:basedOn w:val="Normal"/>
    <w:uiPriority w:val="34"/>
    <w:qFormat/>
    <w:rsid w:val="00A25DF9"/>
    <w:pPr>
      <w:ind w:left="720"/>
      <w:contextualSpacing/>
    </w:pPr>
  </w:style>
  <w:style w:type="character" w:styleId="IntenseEmphasis">
    <w:name w:val="Intense Emphasis"/>
    <w:basedOn w:val="DefaultParagraphFont"/>
    <w:uiPriority w:val="21"/>
    <w:qFormat/>
    <w:rsid w:val="00A25DF9"/>
    <w:rPr>
      <w:i/>
      <w:iCs/>
      <w:color w:val="2F5496" w:themeColor="accent1" w:themeShade="BF"/>
    </w:rPr>
  </w:style>
  <w:style w:type="paragraph" w:styleId="IntenseQuote">
    <w:name w:val="Intense Quote"/>
    <w:basedOn w:val="Normal"/>
    <w:next w:val="Normal"/>
    <w:link w:val="IntenseQuoteChar"/>
    <w:uiPriority w:val="30"/>
    <w:qFormat/>
    <w:rsid w:val="00A25D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5DF9"/>
    <w:rPr>
      <w:i/>
      <w:iCs/>
      <w:color w:val="2F5496" w:themeColor="accent1" w:themeShade="BF"/>
    </w:rPr>
  </w:style>
  <w:style w:type="character" w:styleId="IntenseReference">
    <w:name w:val="Intense Reference"/>
    <w:basedOn w:val="DefaultParagraphFont"/>
    <w:uiPriority w:val="32"/>
    <w:qFormat/>
    <w:rsid w:val="00A25DF9"/>
    <w:rPr>
      <w:b/>
      <w:bCs/>
      <w:smallCaps/>
      <w:color w:val="2F5496" w:themeColor="accent1" w:themeShade="BF"/>
      <w:spacing w:val="5"/>
    </w:rPr>
  </w:style>
  <w:style w:type="character" w:styleId="CommentReference">
    <w:name w:val="annotation reference"/>
    <w:basedOn w:val="DefaultParagraphFont"/>
    <w:uiPriority w:val="99"/>
    <w:semiHidden/>
    <w:unhideWhenUsed/>
    <w:rsid w:val="00F53D85"/>
    <w:rPr>
      <w:sz w:val="16"/>
      <w:szCs w:val="16"/>
    </w:rPr>
  </w:style>
  <w:style w:type="paragraph" w:styleId="CommentText">
    <w:name w:val="annotation text"/>
    <w:basedOn w:val="Normal"/>
    <w:link w:val="CommentTextChar"/>
    <w:uiPriority w:val="99"/>
    <w:unhideWhenUsed/>
    <w:rsid w:val="00F53D85"/>
    <w:pPr>
      <w:spacing w:line="240" w:lineRule="auto"/>
    </w:pPr>
    <w:rPr>
      <w:sz w:val="20"/>
      <w:szCs w:val="20"/>
    </w:rPr>
  </w:style>
  <w:style w:type="character" w:customStyle="1" w:styleId="CommentTextChar">
    <w:name w:val="Comment Text Char"/>
    <w:basedOn w:val="DefaultParagraphFont"/>
    <w:link w:val="CommentText"/>
    <w:uiPriority w:val="99"/>
    <w:rsid w:val="00F53D85"/>
    <w:rPr>
      <w:sz w:val="20"/>
      <w:szCs w:val="20"/>
    </w:rPr>
  </w:style>
  <w:style w:type="paragraph" w:styleId="CommentSubject">
    <w:name w:val="annotation subject"/>
    <w:basedOn w:val="CommentText"/>
    <w:next w:val="CommentText"/>
    <w:link w:val="CommentSubjectChar"/>
    <w:uiPriority w:val="99"/>
    <w:semiHidden/>
    <w:unhideWhenUsed/>
    <w:rsid w:val="00F53D85"/>
    <w:rPr>
      <w:b/>
      <w:bCs/>
    </w:rPr>
  </w:style>
  <w:style w:type="character" w:customStyle="1" w:styleId="CommentSubjectChar">
    <w:name w:val="Comment Subject Char"/>
    <w:basedOn w:val="CommentTextChar"/>
    <w:link w:val="CommentSubject"/>
    <w:uiPriority w:val="99"/>
    <w:semiHidden/>
    <w:rsid w:val="00F53D85"/>
    <w:rPr>
      <w:b/>
      <w:bCs/>
      <w:sz w:val="20"/>
      <w:szCs w:val="20"/>
    </w:rPr>
  </w:style>
  <w:style w:type="paragraph" w:styleId="Header">
    <w:name w:val="header"/>
    <w:basedOn w:val="Normal"/>
    <w:link w:val="HeaderChar"/>
    <w:uiPriority w:val="99"/>
    <w:unhideWhenUsed/>
    <w:rsid w:val="001451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5184"/>
  </w:style>
  <w:style w:type="paragraph" w:styleId="Footer">
    <w:name w:val="footer"/>
    <w:basedOn w:val="Normal"/>
    <w:link w:val="FooterChar"/>
    <w:uiPriority w:val="99"/>
    <w:unhideWhenUsed/>
    <w:rsid w:val="001451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5184"/>
  </w:style>
  <w:style w:type="paragraph" w:styleId="Revision">
    <w:name w:val="Revision"/>
    <w:hidden/>
    <w:uiPriority w:val="99"/>
    <w:semiHidden/>
    <w:rsid w:val="00692A0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221</TotalTime>
  <Pages>3</Pages>
  <Words>1538</Words>
  <Characters>8770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Paige Smith</dc:creator>
  <cp:keywords/>
  <dc:description/>
  <cp:lastModifiedBy>lucy hunter</cp:lastModifiedBy>
  <cp:revision>4</cp:revision>
  <dcterms:created xsi:type="dcterms:W3CDTF">2026-03-27T16:03:00Z</dcterms:created>
  <dcterms:modified xsi:type="dcterms:W3CDTF">2026-03-28T01:52:00Z</dcterms:modified>
</cp:coreProperties>
</file>