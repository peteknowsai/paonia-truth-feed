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4226" w14:textId="69292306" w:rsidR="00AC5E98" w:rsidRDefault="00A25DF9">
      <w:pPr>
        <w:rPr>
          <w:rFonts w:ascii="Cambria" w:hAnsi="Cambria"/>
        </w:rPr>
      </w:pPr>
      <w:r w:rsidRPr="0019769E">
        <w:rPr>
          <w:rFonts w:ascii="Cambria" w:hAnsi="Cambria"/>
        </w:rPr>
        <w:t xml:space="preserve">In a </w:t>
      </w:r>
      <w:r w:rsidR="0035280E" w:rsidRPr="0019769E">
        <w:rPr>
          <w:rFonts w:ascii="Cambria" w:hAnsi="Cambria"/>
        </w:rPr>
        <w:t>recent</w:t>
      </w:r>
      <w:r w:rsidRPr="0019769E">
        <w:rPr>
          <w:rFonts w:ascii="Cambria" w:hAnsi="Cambria"/>
        </w:rPr>
        <w:t xml:space="preserve"> public posting</w:t>
      </w:r>
      <w:r w:rsidR="003D3D2B">
        <w:rPr>
          <w:rFonts w:ascii="Cambria" w:hAnsi="Cambria"/>
        </w:rPr>
        <w:t>,</w:t>
      </w:r>
      <w:r w:rsidRPr="0019769E">
        <w:rPr>
          <w:rFonts w:ascii="Cambria" w:hAnsi="Cambria"/>
        </w:rPr>
        <w:t xml:space="preserve"> the </w:t>
      </w:r>
      <w:r w:rsidR="0019769E">
        <w:rPr>
          <w:rFonts w:ascii="Cambria" w:hAnsi="Cambria"/>
        </w:rPr>
        <w:t xml:space="preserve">anonymous </w:t>
      </w:r>
      <w:r w:rsidRPr="0019769E">
        <w:rPr>
          <w:rFonts w:ascii="Cambria" w:hAnsi="Cambria"/>
        </w:rPr>
        <w:t>author penned a list of misleading</w:t>
      </w:r>
      <w:r w:rsidR="00840783" w:rsidRPr="0019769E">
        <w:rPr>
          <w:rFonts w:ascii="Cambria" w:hAnsi="Cambria"/>
        </w:rPr>
        <w:t xml:space="preserve"> and false </w:t>
      </w:r>
      <w:r w:rsidR="00780163" w:rsidRPr="0019769E">
        <w:rPr>
          <w:rFonts w:ascii="Cambria" w:hAnsi="Cambria"/>
        </w:rPr>
        <w:t>accusations</w:t>
      </w:r>
      <w:r w:rsidR="00840783" w:rsidRPr="0019769E">
        <w:rPr>
          <w:rFonts w:ascii="Cambria" w:hAnsi="Cambria"/>
        </w:rPr>
        <w:t xml:space="preserve"> about th</w:t>
      </w:r>
      <w:r w:rsidR="00780163" w:rsidRPr="0019769E">
        <w:rPr>
          <w:rFonts w:ascii="Cambria" w:hAnsi="Cambria"/>
        </w:rPr>
        <w:t>e</w:t>
      </w:r>
      <w:r w:rsidR="00840783" w:rsidRPr="0019769E">
        <w:rPr>
          <w:rFonts w:ascii="Cambria" w:hAnsi="Cambria"/>
        </w:rPr>
        <w:t xml:space="preserve"> Town of Paonia </w:t>
      </w:r>
      <w:r w:rsidR="008D0C4D" w:rsidRPr="0019769E">
        <w:rPr>
          <w:rFonts w:ascii="Cambria" w:hAnsi="Cambria"/>
        </w:rPr>
        <w:t>Administrator</w:t>
      </w:r>
      <w:r w:rsidR="00840783" w:rsidRPr="0019769E">
        <w:rPr>
          <w:rFonts w:ascii="Cambria" w:hAnsi="Cambria"/>
        </w:rPr>
        <w:t xml:space="preserve"> and th</w:t>
      </w:r>
      <w:r w:rsidR="00780163" w:rsidRPr="0019769E">
        <w:rPr>
          <w:rFonts w:ascii="Cambria" w:hAnsi="Cambria"/>
        </w:rPr>
        <w:t>e</w:t>
      </w:r>
      <w:ins w:id="0" w:author="Stefen Wynn" w:date="2026-03-28T09:39:00Z" w16du:dateUtc="2026-03-28T15:39:00Z">
        <w:r w:rsidR="00C67F74">
          <w:rPr>
            <w:rFonts w:ascii="Cambria" w:hAnsi="Cambria"/>
          </w:rPr>
          <w:t xml:space="preserve"> </w:t>
        </w:r>
      </w:ins>
      <w:del w:id="1" w:author="Stefen Wynn" w:date="2026-03-28T09:39:00Z" w16du:dateUtc="2026-03-28T15:39:00Z">
        <w:r w:rsidR="00780163" w:rsidRPr="0019769E" w:rsidDel="00C67F74">
          <w:rPr>
            <w:rFonts w:ascii="Cambria" w:hAnsi="Cambria"/>
          </w:rPr>
          <w:delText xml:space="preserve"> </w:delText>
        </w:r>
      </w:del>
      <w:ins w:id="2" w:author="Stefen Wynn" w:date="2026-03-28T09:39:00Z" w16du:dateUtc="2026-03-28T15:39:00Z">
        <w:r w:rsidR="00C67F74">
          <w:rPr>
            <w:rFonts w:ascii="Cambria" w:hAnsi="Cambria"/>
          </w:rPr>
          <w:t xml:space="preserve">Mayor and Board of Trustees </w:t>
        </w:r>
      </w:ins>
      <w:del w:id="3" w:author="Stefen Wynn" w:date="2026-03-28T09:39:00Z" w16du:dateUtc="2026-03-28T15:39:00Z">
        <w:r w:rsidR="008D0C4D" w:rsidRPr="0019769E" w:rsidDel="00C67F74">
          <w:rPr>
            <w:rFonts w:ascii="Cambria" w:hAnsi="Cambria"/>
          </w:rPr>
          <w:delText>governing</w:delText>
        </w:r>
        <w:r w:rsidR="00780163" w:rsidRPr="0019769E" w:rsidDel="00C67F74">
          <w:rPr>
            <w:rFonts w:ascii="Cambria" w:hAnsi="Cambria"/>
          </w:rPr>
          <w:delText xml:space="preserve"> body</w:delText>
        </w:r>
      </w:del>
      <w:r w:rsidR="008D0C4D" w:rsidRPr="0019769E">
        <w:rPr>
          <w:rFonts w:ascii="Cambria" w:hAnsi="Cambria"/>
        </w:rPr>
        <w:t xml:space="preserve">. </w:t>
      </w:r>
      <w:r w:rsidR="00840783" w:rsidRPr="0019769E">
        <w:rPr>
          <w:rFonts w:ascii="Cambria" w:hAnsi="Cambria"/>
        </w:rPr>
        <w:t xml:space="preserve"> </w:t>
      </w:r>
      <w:r w:rsidR="007C2757">
        <w:rPr>
          <w:rFonts w:ascii="Cambria" w:hAnsi="Cambria"/>
        </w:rPr>
        <w:t>T</w:t>
      </w:r>
      <w:r w:rsidR="000D0ED7" w:rsidRPr="0019769E">
        <w:rPr>
          <w:rFonts w:ascii="Cambria" w:hAnsi="Cambria"/>
        </w:rPr>
        <w:t>h</w:t>
      </w:r>
      <w:r w:rsidR="00F54794" w:rsidRPr="0019769E">
        <w:rPr>
          <w:rFonts w:ascii="Cambria" w:hAnsi="Cambria"/>
        </w:rPr>
        <w:t xml:space="preserve">is </w:t>
      </w:r>
      <w:r w:rsidR="00007DB5">
        <w:rPr>
          <w:rFonts w:ascii="Cambria" w:hAnsi="Cambria"/>
        </w:rPr>
        <w:t xml:space="preserve">posting </w:t>
      </w:r>
      <w:r w:rsidR="002448C3">
        <w:rPr>
          <w:rFonts w:ascii="Cambria" w:hAnsi="Cambria"/>
        </w:rPr>
        <w:t xml:space="preserve">contains </w:t>
      </w:r>
      <w:del w:id="4" w:author="Stefen Wynn" w:date="2026-03-28T09:39:00Z" w16du:dateUtc="2026-03-28T15:39:00Z">
        <w:r w:rsidR="002448C3" w:rsidDel="00C67F74">
          <w:rPr>
            <w:rFonts w:ascii="Cambria" w:hAnsi="Cambria"/>
          </w:rPr>
          <w:delText>so</w:delText>
        </w:r>
      </w:del>
      <w:r w:rsidR="002448C3">
        <w:rPr>
          <w:rFonts w:ascii="Cambria" w:hAnsi="Cambria"/>
        </w:rPr>
        <w:t xml:space="preserve"> many</w:t>
      </w:r>
      <w:r w:rsidR="00F54794" w:rsidRPr="0019769E">
        <w:rPr>
          <w:rFonts w:ascii="Cambria" w:hAnsi="Cambria"/>
        </w:rPr>
        <w:t xml:space="preserve"> </w:t>
      </w:r>
      <w:r w:rsidR="00334FF0" w:rsidRPr="0019769E">
        <w:rPr>
          <w:rFonts w:ascii="Cambria" w:hAnsi="Cambria"/>
        </w:rPr>
        <w:t xml:space="preserve">deliberately </w:t>
      </w:r>
      <w:r w:rsidR="00EE6850" w:rsidRPr="0019769E">
        <w:rPr>
          <w:rFonts w:ascii="Cambria" w:hAnsi="Cambria"/>
        </w:rPr>
        <w:t>damaging</w:t>
      </w:r>
      <w:r w:rsidR="0082621F" w:rsidRPr="0019769E">
        <w:rPr>
          <w:rFonts w:ascii="Cambria" w:hAnsi="Cambria"/>
        </w:rPr>
        <w:t xml:space="preserve"> and </w:t>
      </w:r>
      <w:r w:rsidR="00011A90" w:rsidRPr="0019769E">
        <w:rPr>
          <w:rFonts w:ascii="Cambria" w:hAnsi="Cambria"/>
        </w:rPr>
        <w:t>inaccurate</w:t>
      </w:r>
      <w:r w:rsidR="007077DB" w:rsidRPr="0019769E">
        <w:rPr>
          <w:rFonts w:ascii="Cambria" w:hAnsi="Cambria"/>
        </w:rPr>
        <w:t xml:space="preserve"> </w:t>
      </w:r>
      <w:r w:rsidR="00D5277D">
        <w:rPr>
          <w:rFonts w:ascii="Cambria" w:hAnsi="Cambria"/>
        </w:rPr>
        <w:t xml:space="preserve">attempted </w:t>
      </w:r>
      <w:r w:rsidR="007077DB" w:rsidRPr="0019769E">
        <w:rPr>
          <w:rFonts w:ascii="Cambria" w:hAnsi="Cambria"/>
        </w:rPr>
        <w:t>“gotchas</w:t>
      </w:r>
      <w:r w:rsidR="00E56FA6" w:rsidRPr="0019769E">
        <w:rPr>
          <w:rFonts w:ascii="Cambria" w:hAnsi="Cambria"/>
        </w:rPr>
        <w:t>,</w:t>
      </w:r>
      <w:r w:rsidR="007077DB" w:rsidRPr="0019769E">
        <w:rPr>
          <w:rFonts w:ascii="Cambria" w:hAnsi="Cambria"/>
        </w:rPr>
        <w:t xml:space="preserve">” </w:t>
      </w:r>
      <w:r w:rsidR="00A26E3D">
        <w:rPr>
          <w:rFonts w:ascii="Cambria" w:hAnsi="Cambria"/>
        </w:rPr>
        <w:t>and denigrati</w:t>
      </w:r>
      <w:r w:rsidR="00B83B31">
        <w:rPr>
          <w:rFonts w:ascii="Cambria" w:hAnsi="Cambria"/>
        </w:rPr>
        <w:t>o</w:t>
      </w:r>
      <w:r w:rsidR="00A26E3D">
        <w:rPr>
          <w:rFonts w:ascii="Cambria" w:hAnsi="Cambria"/>
        </w:rPr>
        <w:t>n</w:t>
      </w:r>
      <w:r w:rsidR="00B83B31">
        <w:rPr>
          <w:rFonts w:ascii="Cambria" w:hAnsi="Cambria"/>
        </w:rPr>
        <w:t xml:space="preserve"> of</w:t>
      </w:r>
      <w:r w:rsidR="00A26E3D">
        <w:rPr>
          <w:rFonts w:ascii="Cambria" w:hAnsi="Cambria"/>
        </w:rPr>
        <w:t xml:space="preserve"> th</w:t>
      </w:r>
      <w:r w:rsidR="004941E4">
        <w:rPr>
          <w:rFonts w:ascii="Cambria" w:hAnsi="Cambria"/>
        </w:rPr>
        <w:t>e</w:t>
      </w:r>
      <w:r w:rsidR="00A26E3D">
        <w:rPr>
          <w:rFonts w:ascii="Cambria" w:hAnsi="Cambria"/>
        </w:rPr>
        <w:t xml:space="preserve"> Town </w:t>
      </w:r>
      <w:r w:rsidR="004941E4">
        <w:rPr>
          <w:rFonts w:ascii="Cambria" w:hAnsi="Cambria"/>
        </w:rPr>
        <w:t>Administrator</w:t>
      </w:r>
      <w:del w:id="5" w:author="Stefen Wynn" w:date="2026-03-28T09:40:00Z" w16du:dateUtc="2026-03-28T15:40:00Z">
        <w:r w:rsidR="004941E4" w:rsidDel="00C67F74">
          <w:rPr>
            <w:rFonts w:ascii="Cambria" w:hAnsi="Cambria"/>
          </w:rPr>
          <w:delText>,</w:delText>
        </w:r>
      </w:del>
      <w:ins w:id="6" w:author="Stefen Wynn" w:date="2026-03-28T09:40:00Z" w16du:dateUtc="2026-03-28T15:40:00Z">
        <w:r w:rsidR="00C67F74">
          <w:rPr>
            <w:rFonts w:ascii="Cambria" w:hAnsi="Cambria"/>
          </w:rPr>
          <w:t xml:space="preserve"> The author or authors attempt to </w:t>
        </w:r>
      </w:ins>
      <w:ins w:id="7" w:author="Stefen Wynn" w:date="2026-03-28T09:41:00Z" w16du:dateUtc="2026-03-28T15:41:00Z">
        <w:r w:rsidR="0081771E">
          <w:rPr>
            <w:rFonts w:ascii="Cambria" w:hAnsi="Cambria"/>
          </w:rPr>
          <w:t xml:space="preserve">offer a spin on factual information and attempt to paint the Town Administrator in a negative view, when he has in fact served our </w:t>
        </w:r>
      </w:ins>
      <w:ins w:id="8" w:author="Stefen Wynn" w:date="2026-03-28T09:42:00Z" w16du:dateUtc="2026-03-28T15:42:00Z">
        <w:r w:rsidR="0081771E">
          <w:rPr>
            <w:rFonts w:ascii="Cambria" w:hAnsi="Cambria"/>
          </w:rPr>
          <w:t xml:space="preserve">community with distinction, integrity and professionalism. There has been a pattern of a few ill-willed players in Town to continuously harass, bully and </w:t>
        </w:r>
      </w:ins>
      <w:ins w:id="9" w:author="Stefen Wynn" w:date="2026-03-28T09:43:00Z" w16du:dateUtc="2026-03-28T15:43:00Z">
        <w:r w:rsidR="0081771E">
          <w:rPr>
            <w:rFonts w:ascii="Cambria" w:hAnsi="Cambria"/>
          </w:rPr>
          <w:t>defame Town Administrators, and while there may have been issues in the past</w:t>
        </w:r>
      </w:ins>
      <w:ins w:id="10" w:author="Stefen Wynn" w:date="2026-03-28T09:44:00Z" w16du:dateUtc="2026-03-28T15:44:00Z">
        <w:r w:rsidR="0081771E">
          <w:rPr>
            <w:rFonts w:ascii="Cambria" w:hAnsi="Cambria"/>
          </w:rPr>
          <w:t>, this Town Administrator has tackled major issues since his first day that have plagued the Town for decades. Be</w:t>
        </w:r>
      </w:ins>
      <w:ins w:id="11" w:author="Stefen Wynn" w:date="2026-03-28T09:45:00Z" w16du:dateUtc="2026-03-28T15:45:00Z">
        <w:r w:rsidR="0081771E">
          <w:rPr>
            <w:rFonts w:ascii="Cambria" w:hAnsi="Cambria"/>
          </w:rPr>
          <w:t>cause of this smear campaign, we</w:t>
        </w:r>
      </w:ins>
      <w:r w:rsidR="004941E4">
        <w:rPr>
          <w:rFonts w:ascii="Cambria" w:hAnsi="Cambria"/>
        </w:rPr>
        <w:t xml:space="preserve"> </w:t>
      </w:r>
      <w:r w:rsidR="0082621F" w:rsidRPr="0019769E">
        <w:rPr>
          <w:rFonts w:ascii="Cambria" w:hAnsi="Cambria"/>
        </w:rPr>
        <w:t>th</w:t>
      </w:r>
      <w:r w:rsidR="00AA43EE" w:rsidRPr="0019769E">
        <w:rPr>
          <w:rFonts w:ascii="Cambria" w:hAnsi="Cambria"/>
        </w:rPr>
        <w:t>e</w:t>
      </w:r>
      <w:r w:rsidR="0082621F" w:rsidRPr="0019769E">
        <w:rPr>
          <w:rFonts w:ascii="Cambria" w:hAnsi="Cambria"/>
        </w:rPr>
        <w:t xml:space="preserve"> Town</w:t>
      </w:r>
      <w:r w:rsidR="001479D2" w:rsidRPr="0019769E">
        <w:rPr>
          <w:rFonts w:ascii="Cambria" w:hAnsi="Cambria"/>
        </w:rPr>
        <w:t>’</w:t>
      </w:r>
      <w:r w:rsidR="0082621F" w:rsidRPr="0019769E">
        <w:rPr>
          <w:rFonts w:ascii="Cambria" w:hAnsi="Cambria"/>
        </w:rPr>
        <w:t xml:space="preserve">s elected </w:t>
      </w:r>
      <w:r w:rsidR="001479D2" w:rsidRPr="0019769E">
        <w:rPr>
          <w:rFonts w:ascii="Cambria" w:hAnsi="Cambria"/>
        </w:rPr>
        <w:t>representatives</w:t>
      </w:r>
      <w:r w:rsidR="00AA43EE" w:rsidRPr="0019769E">
        <w:rPr>
          <w:rFonts w:ascii="Cambria" w:hAnsi="Cambria"/>
        </w:rPr>
        <w:t xml:space="preserve"> </w:t>
      </w:r>
      <w:ins w:id="12" w:author="Stefen Wynn" w:date="2026-03-28T09:45:00Z" w16du:dateUtc="2026-03-28T15:45:00Z">
        <w:r w:rsidR="0081771E">
          <w:rPr>
            <w:rFonts w:ascii="Cambria" w:hAnsi="Cambria"/>
          </w:rPr>
          <w:t xml:space="preserve"> would be remiss if we didn’t </w:t>
        </w:r>
      </w:ins>
      <w:del w:id="13" w:author="Stefen Wynn" w:date="2026-03-28T09:45:00Z" w16du:dateUtc="2026-03-28T15:45:00Z">
        <w:r w:rsidR="005241A1" w:rsidRPr="0019769E" w:rsidDel="0081771E">
          <w:rPr>
            <w:rFonts w:ascii="Cambria" w:hAnsi="Cambria"/>
          </w:rPr>
          <w:delText xml:space="preserve">must </w:delText>
        </w:r>
      </w:del>
      <w:r w:rsidR="00F8579A" w:rsidRPr="0019769E">
        <w:rPr>
          <w:rFonts w:ascii="Cambria" w:hAnsi="Cambria"/>
        </w:rPr>
        <w:t>respond</w:t>
      </w:r>
      <w:r w:rsidR="005241A1" w:rsidRPr="0019769E">
        <w:rPr>
          <w:rFonts w:ascii="Cambria" w:hAnsi="Cambria"/>
        </w:rPr>
        <w:t xml:space="preserve"> </w:t>
      </w:r>
      <w:r w:rsidR="00F8579A" w:rsidRPr="0019769E">
        <w:rPr>
          <w:rFonts w:ascii="Cambria" w:hAnsi="Cambria"/>
        </w:rPr>
        <w:t>to</w:t>
      </w:r>
      <w:ins w:id="14" w:author="Stefen Wynn" w:date="2026-03-28T09:45:00Z" w16du:dateUtc="2026-03-28T15:45:00Z">
        <w:r w:rsidR="0081771E">
          <w:rPr>
            <w:rFonts w:ascii="Cambria" w:hAnsi="Cambria"/>
          </w:rPr>
          <w:t xml:space="preserve"> myriad misinformation</w:t>
        </w:r>
      </w:ins>
      <w:ins w:id="15" w:author="Stefen Wynn" w:date="2026-03-28T09:46:00Z" w16du:dateUtc="2026-03-28T15:46:00Z">
        <w:r w:rsidR="0081771E">
          <w:rPr>
            <w:rFonts w:ascii="Cambria" w:hAnsi="Cambria"/>
          </w:rPr>
          <w:t xml:space="preserve"> and deliberately damaging statements</w:t>
        </w:r>
      </w:ins>
      <w:r w:rsidR="00F8579A" w:rsidRPr="0019769E">
        <w:rPr>
          <w:rFonts w:ascii="Cambria" w:hAnsi="Cambria"/>
        </w:rPr>
        <w:t xml:space="preserve"> </w:t>
      </w:r>
      <w:del w:id="16" w:author="Stefen Wynn" w:date="2026-03-28T09:46:00Z" w16du:dateUtc="2026-03-28T15:46:00Z">
        <w:r w:rsidR="004B1601" w:rsidRPr="0019769E" w:rsidDel="0081771E">
          <w:rPr>
            <w:rFonts w:ascii="Cambria" w:hAnsi="Cambria"/>
          </w:rPr>
          <w:delText xml:space="preserve">clarify the </w:delText>
        </w:r>
        <w:r w:rsidR="00513B5D" w:rsidDel="0081771E">
          <w:rPr>
            <w:rFonts w:ascii="Cambria" w:hAnsi="Cambria"/>
          </w:rPr>
          <w:delText>myriad of</w:delText>
        </w:r>
        <w:r w:rsidR="004B1601" w:rsidRPr="0019769E" w:rsidDel="0081771E">
          <w:rPr>
            <w:rFonts w:ascii="Cambria" w:hAnsi="Cambria"/>
          </w:rPr>
          <w:delText xml:space="preserve"> </w:delText>
        </w:r>
        <w:r w:rsidR="00A41CCB" w:rsidRPr="0019769E" w:rsidDel="0081771E">
          <w:rPr>
            <w:rFonts w:ascii="Cambria" w:hAnsi="Cambria"/>
          </w:rPr>
          <w:delText>misinformation</w:delText>
        </w:r>
        <w:r w:rsidR="002A3F4C" w:rsidRPr="0019769E" w:rsidDel="0081771E">
          <w:rPr>
            <w:rFonts w:ascii="Cambria" w:hAnsi="Cambria"/>
          </w:rPr>
          <w:delText xml:space="preserve"> </w:delText>
        </w:r>
      </w:del>
      <w:r w:rsidR="00DC2AAE">
        <w:rPr>
          <w:rFonts w:ascii="Cambria" w:hAnsi="Cambria"/>
        </w:rPr>
        <w:t>being passed as fact</w:t>
      </w:r>
      <w:r w:rsidR="00FD509B">
        <w:rPr>
          <w:rFonts w:ascii="Cambria" w:hAnsi="Cambria"/>
        </w:rPr>
        <w:t xml:space="preserve"> </w:t>
      </w:r>
      <w:r w:rsidR="00D166C6">
        <w:rPr>
          <w:rFonts w:ascii="Cambria" w:hAnsi="Cambria"/>
        </w:rPr>
        <w:t>to th</w:t>
      </w:r>
      <w:r w:rsidR="0035280E">
        <w:rPr>
          <w:rFonts w:ascii="Cambria" w:hAnsi="Cambria"/>
        </w:rPr>
        <w:t>e</w:t>
      </w:r>
      <w:r w:rsidR="00D166C6">
        <w:rPr>
          <w:rFonts w:ascii="Cambria" w:hAnsi="Cambria"/>
        </w:rPr>
        <w:t xml:space="preserve"> citizen’s we were elected to serve</w:t>
      </w:r>
      <w:r w:rsidR="00AA43EE" w:rsidRPr="0019769E">
        <w:rPr>
          <w:rFonts w:ascii="Cambria" w:hAnsi="Cambria"/>
        </w:rPr>
        <w:t xml:space="preserve">. </w:t>
      </w:r>
    </w:p>
    <w:p w14:paraId="6E0BB1FC" w14:textId="6C45D2A0" w:rsidR="00EE4471" w:rsidRDefault="00506D53">
      <w:pPr>
        <w:rPr>
          <w:rFonts w:ascii="Cambria" w:hAnsi="Cambria"/>
        </w:rPr>
      </w:pPr>
      <w:r>
        <w:rPr>
          <w:rFonts w:ascii="Cambria" w:hAnsi="Cambria"/>
        </w:rPr>
        <w:t>The overarching theme of th</w:t>
      </w:r>
      <w:r w:rsidR="00D92519">
        <w:rPr>
          <w:rFonts w:ascii="Cambria" w:hAnsi="Cambria"/>
        </w:rPr>
        <w:t>e</w:t>
      </w:r>
      <w:r>
        <w:rPr>
          <w:rFonts w:ascii="Cambria" w:hAnsi="Cambria"/>
        </w:rPr>
        <w:t xml:space="preserve"> </w:t>
      </w:r>
      <w:r w:rsidR="00D92519">
        <w:rPr>
          <w:rFonts w:ascii="Cambria" w:hAnsi="Cambria"/>
        </w:rPr>
        <w:t>anonymous</w:t>
      </w:r>
      <w:r>
        <w:rPr>
          <w:rFonts w:ascii="Cambria" w:hAnsi="Cambria"/>
        </w:rPr>
        <w:t xml:space="preserve"> </w:t>
      </w:r>
      <w:r w:rsidR="00D92519">
        <w:rPr>
          <w:rFonts w:ascii="Cambria" w:hAnsi="Cambria"/>
        </w:rPr>
        <w:t>post</w:t>
      </w:r>
      <w:ins w:id="17" w:author="Stefen Wynn" w:date="2026-03-28T09:46:00Z" w16du:dateUtc="2026-03-28T15:46:00Z">
        <w:r w:rsidR="0081771E">
          <w:rPr>
            <w:rFonts w:ascii="Cambria" w:hAnsi="Cambria"/>
          </w:rPr>
          <w:t>ings around Town and social media campaign</w:t>
        </w:r>
      </w:ins>
      <w:r>
        <w:rPr>
          <w:rFonts w:ascii="Cambria" w:hAnsi="Cambria"/>
        </w:rPr>
        <w:t xml:space="preserve"> is that somehow th</w:t>
      </w:r>
      <w:r w:rsidR="00D92519">
        <w:rPr>
          <w:rFonts w:ascii="Cambria" w:hAnsi="Cambria"/>
        </w:rPr>
        <w:t>e</w:t>
      </w:r>
      <w:r>
        <w:rPr>
          <w:rFonts w:ascii="Cambria" w:hAnsi="Cambria"/>
        </w:rPr>
        <w:t xml:space="preserve"> </w:t>
      </w:r>
      <w:r w:rsidR="00D92519">
        <w:rPr>
          <w:rFonts w:ascii="Cambria" w:hAnsi="Cambria"/>
        </w:rPr>
        <w:t>Administrator</w:t>
      </w:r>
      <w:r>
        <w:rPr>
          <w:rFonts w:ascii="Cambria" w:hAnsi="Cambria"/>
        </w:rPr>
        <w:t xml:space="preserve"> is making all the decisions</w:t>
      </w:r>
      <w:r w:rsidR="00D92519">
        <w:rPr>
          <w:rFonts w:ascii="Cambria" w:hAnsi="Cambria"/>
        </w:rPr>
        <w:t xml:space="preserve"> for the Town</w:t>
      </w:r>
      <w:ins w:id="18" w:author="Stefen Wynn" w:date="2026-03-28T09:47:00Z" w16du:dateUtc="2026-03-28T15:47:00Z">
        <w:r w:rsidR="0081771E">
          <w:rPr>
            <w:rFonts w:ascii="Cambria" w:hAnsi="Cambria"/>
          </w:rPr>
          <w:t xml:space="preserve"> without any direction or oversight from the elected body,</w:t>
        </w:r>
      </w:ins>
      <w:r w:rsidR="00C07A54">
        <w:rPr>
          <w:rFonts w:ascii="Cambria" w:hAnsi="Cambria"/>
        </w:rPr>
        <w:t xml:space="preserve"> and</w:t>
      </w:r>
      <w:r w:rsidR="00775DC8">
        <w:rPr>
          <w:rFonts w:ascii="Cambria" w:hAnsi="Cambria"/>
        </w:rPr>
        <w:t xml:space="preserve"> that </w:t>
      </w:r>
      <w:del w:id="19" w:author="Stefen Wynn" w:date="2026-03-28T09:47:00Z" w16du:dateUtc="2026-03-28T15:47:00Z">
        <w:r w:rsidR="00775DC8" w:rsidDel="0081771E">
          <w:rPr>
            <w:rFonts w:ascii="Cambria" w:hAnsi="Cambria"/>
          </w:rPr>
          <w:delText xml:space="preserve">these are </w:delText>
        </w:r>
        <w:r w:rsidR="00C07A54" w:rsidDel="0081771E">
          <w:rPr>
            <w:rFonts w:ascii="Cambria" w:hAnsi="Cambria"/>
          </w:rPr>
          <w:delText>all</w:delText>
        </w:r>
      </w:del>
      <w:ins w:id="20" w:author="Stefen Wynn" w:date="2026-03-28T09:47:00Z" w16du:dateUtc="2026-03-28T15:47:00Z">
        <w:r w:rsidR="0081771E">
          <w:rPr>
            <w:rFonts w:ascii="Cambria" w:hAnsi="Cambria"/>
          </w:rPr>
          <w:t>every decision is made in a vacuum and is categorized as being bad or negative for</w:t>
        </w:r>
      </w:ins>
      <w:ins w:id="21" w:author="Stefen Wynn" w:date="2026-03-28T09:48:00Z" w16du:dateUtc="2026-03-28T15:48:00Z">
        <w:r w:rsidR="0081771E">
          <w:rPr>
            <w:rFonts w:ascii="Cambria" w:hAnsi="Cambria"/>
          </w:rPr>
          <w:t xml:space="preserve"> the Town.</w:t>
        </w:r>
      </w:ins>
      <w:del w:id="22" w:author="Stefen Wynn" w:date="2026-03-28T09:47:00Z" w16du:dateUtc="2026-03-28T15:47:00Z">
        <w:r w:rsidR="00C07A54" w:rsidDel="0081771E">
          <w:rPr>
            <w:rFonts w:ascii="Cambria" w:hAnsi="Cambria"/>
          </w:rPr>
          <w:delText xml:space="preserve"> </w:delText>
        </w:r>
        <w:r w:rsidR="00775DC8" w:rsidDel="0081771E">
          <w:rPr>
            <w:rFonts w:ascii="Cambria" w:hAnsi="Cambria"/>
          </w:rPr>
          <w:delText>bad decisions</w:delText>
        </w:r>
      </w:del>
      <w:r w:rsidR="00A16FE9">
        <w:rPr>
          <w:rFonts w:ascii="Cambria" w:hAnsi="Cambria"/>
        </w:rPr>
        <w:t>.</w:t>
      </w:r>
      <w:r w:rsidR="00D92519">
        <w:rPr>
          <w:rFonts w:ascii="Cambria" w:hAnsi="Cambria"/>
        </w:rPr>
        <w:t xml:space="preserve"> </w:t>
      </w:r>
      <w:r w:rsidR="00935C35">
        <w:rPr>
          <w:rFonts w:ascii="Cambria" w:hAnsi="Cambria"/>
        </w:rPr>
        <w:t>T</w:t>
      </w:r>
      <w:r w:rsidR="00D92519">
        <w:rPr>
          <w:rFonts w:ascii="Cambria" w:hAnsi="Cambria"/>
        </w:rPr>
        <w:t>h</w:t>
      </w:r>
      <w:ins w:id="23" w:author="Stefen Wynn" w:date="2026-03-28T09:48:00Z" w16du:dateUtc="2026-03-28T15:48:00Z">
        <w:r w:rsidR="0081771E">
          <w:rPr>
            <w:rFonts w:ascii="Cambria" w:hAnsi="Cambria"/>
          </w:rPr>
          <w:t xml:space="preserve">ese statements are </w:t>
        </w:r>
      </w:ins>
      <w:del w:id="24" w:author="Stefen Wynn" w:date="2026-03-28T09:48:00Z" w16du:dateUtc="2026-03-28T15:48:00Z">
        <w:r w:rsidR="00D92519" w:rsidDel="0081771E">
          <w:rPr>
            <w:rFonts w:ascii="Cambria" w:hAnsi="Cambria"/>
          </w:rPr>
          <w:delText>is</w:delText>
        </w:r>
      </w:del>
      <w:r w:rsidR="00D92519">
        <w:rPr>
          <w:rFonts w:ascii="Cambria" w:hAnsi="Cambria"/>
        </w:rPr>
        <w:t xml:space="preserve"> is totally false and </w:t>
      </w:r>
      <w:r w:rsidR="007E2161">
        <w:rPr>
          <w:rFonts w:ascii="Cambria" w:hAnsi="Cambria"/>
        </w:rPr>
        <w:t>a deliberate misrepresentation of</w:t>
      </w:r>
      <w:ins w:id="25" w:author="Stefen Wynn" w:date="2026-03-28T09:48:00Z" w16du:dateUtc="2026-03-28T15:48:00Z">
        <w:r w:rsidR="0081771E">
          <w:rPr>
            <w:rFonts w:ascii="Cambria" w:hAnsi="Cambria"/>
          </w:rPr>
          <w:t xml:space="preserve"> publicly available</w:t>
        </w:r>
      </w:ins>
      <w:r w:rsidR="007E2161">
        <w:rPr>
          <w:rFonts w:ascii="Cambria" w:hAnsi="Cambria"/>
        </w:rPr>
        <w:t xml:space="preserve"> facts and events</w:t>
      </w:r>
      <w:r w:rsidR="00733065">
        <w:rPr>
          <w:rFonts w:ascii="Cambria" w:hAnsi="Cambria"/>
        </w:rPr>
        <w:t xml:space="preserve">. </w:t>
      </w:r>
      <w:r w:rsidR="00935C35">
        <w:rPr>
          <w:rFonts w:ascii="Cambria" w:hAnsi="Cambria"/>
        </w:rPr>
        <w:t xml:space="preserve">The </w:t>
      </w:r>
      <w:r w:rsidR="001355D6">
        <w:rPr>
          <w:rFonts w:ascii="Cambria" w:hAnsi="Cambria"/>
        </w:rPr>
        <w:t>Mayor</w:t>
      </w:r>
      <w:r w:rsidR="00935C35">
        <w:rPr>
          <w:rFonts w:ascii="Cambria" w:hAnsi="Cambria"/>
        </w:rPr>
        <w:t xml:space="preserve"> </w:t>
      </w:r>
      <w:r w:rsidR="00200ACE">
        <w:rPr>
          <w:rFonts w:ascii="Cambria" w:hAnsi="Cambria"/>
        </w:rPr>
        <w:t>a</w:t>
      </w:r>
      <w:r w:rsidR="00935C35">
        <w:rPr>
          <w:rFonts w:ascii="Cambria" w:hAnsi="Cambria"/>
        </w:rPr>
        <w:t xml:space="preserve">nd Trustees </w:t>
      </w:r>
      <w:r w:rsidR="001C2575">
        <w:rPr>
          <w:rFonts w:ascii="Cambria" w:hAnsi="Cambria"/>
        </w:rPr>
        <w:t xml:space="preserve">rely on </w:t>
      </w:r>
      <w:r w:rsidR="00013AE6">
        <w:rPr>
          <w:rFonts w:ascii="Cambria" w:hAnsi="Cambria"/>
        </w:rPr>
        <w:t>i</w:t>
      </w:r>
      <w:r w:rsidR="001C2575">
        <w:rPr>
          <w:rFonts w:ascii="Cambria" w:hAnsi="Cambria"/>
        </w:rPr>
        <w:t>nput fr</w:t>
      </w:r>
      <w:r w:rsidR="00D92E16">
        <w:rPr>
          <w:rFonts w:ascii="Cambria" w:hAnsi="Cambria"/>
        </w:rPr>
        <w:t>o</w:t>
      </w:r>
      <w:r w:rsidR="001C2575">
        <w:rPr>
          <w:rFonts w:ascii="Cambria" w:hAnsi="Cambria"/>
        </w:rPr>
        <w:t xml:space="preserve">m the Town </w:t>
      </w:r>
      <w:r w:rsidR="00D92E16">
        <w:rPr>
          <w:rFonts w:ascii="Cambria" w:hAnsi="Cambria"/>
        </w:rPr>
        <w:t>Administrator</w:t>
      </w:r>
      <w:r w:rsidR="001C2575">
        <w:rPr>
          <w:rFonts w:ascii="Cambria" w:hAnsi="Cambria"/>
        </w:rPr>
        <w:t xml:space="preserve"> </w:t>
      </w:r>
      <w:r w:rsidR="00D92E16">
        <w:rPr>
          <w:rFonts w:ascii="Cambria" w:hAnsi="Cambria"/>
        </w:rPr>
        <w:t>a</w:t>
      </w:r>
      <w:r w:rsidR="001C2575">
        <w:rPr>
          <w:rFonts w:ascii="Cambria" w:hAnsi="Cambria"/>
        </w:rPr>
        <w:t xml:space="preserve">nd </w:t>
      </w:r>
      <w:r w:rsidR="00D92E16">
        <w:rPr>
          <w:rFonts w:ascii="Cambria" w:hAnsi="Cambria"/>
        </w:rPr>
        <w:t>Department</w:t>
      </w:r>
      <w:r w:rsidR="001C2575">
        <w:rPr>
          <w:rFonts w:ascii="Cambria" w:hAnsi="Cambria"/>
        </w:rPr>
        <w:t xml:space="preserve"> heads in order to make </w:t>
      </w:r>
      <w:ins w:id="26" w:author="Stefen Wynn" w:date="2026-03-28T09:48:00Z" w16du:dateUtc="2026-03-28T15:48:00Z">
        <w:r w:rsidR="0081771E">
          <w:rPr>
            <w:rFonts w:ascii="Cambria" w:hAnsi="Cambria"/>
          </w:rPr>
          <w:t>de</w:t>
        </w:r>
      </w:ins>
      <w:ins w:id="27" w:author="Stefen Wynn" w:date="2026-03-28T09:49:00Z" w16du:dateUtc="2026-03-28T15:49:00Z">
        <w:r w:rsidR="0081771E">
          <w:rPr>
            <w:rFonts w:ascii="Cambria" w:hAnsi="Cambria"/>
          </w:rPr>
          <w:t xml:space="preserve">cisions necessary for the good governance and operation of the Town.  The Town Administrator and Town Staff implement </w:t>
        </w:r>
      </w:ins>
      <w:del w:id="28" w:author="Stefen Wynn" w:date="2026-03-28T09:48:00Z" w16du:dateUtc="2026-03-28T15:48:00Z">
        <w:r w:rsidR="00D92E16" w:rsidDel="0081771E">
          <w:rPr>
            <w:rFonts w:ascii="Cambria" w:hAnsi="Cambria"/>
          </w:rPr>
          <w:delText xml:space="preserve">necessary </w:delText>
        </w:r>
        <w:r w:rsidR="006047B7" w:rsidDel="0081771E">
          <w:rPr>
            <w:rFonts w:ascii="Cambria" w:hAnsi="Cambria"/>
          </w:rPr>
          <w:delText>decisions</w:delText>
        </w:r>
      </w:del>
      <w:del w:id="29" w:author="Stefen Wynn" w:date="2026-03-28T09:49:00Z" w16du:dateUtc="2026-03-28T15:49:00Z">
        <w:r w:rsidR="00733065" w:rsidDel="0081771E">
          <w:rPr>
            <w:rFonts w:ascii="Cambria" w:hAnsi="Cambria"/>
          </w:rPr>
          <w:delText xml:space="preserve"> and it is </w:delText>
        </w:r>
      </w:del>
      <w:r w:rsidR="00733065">
        <w:rPr>
          <w:rFonts w:ascii="Cambria" w:hAnsi="Cambria"/>
        </w:rPr>
        <w:t xml:space="preserve">the decisions </w:t>
      </w:r>
      <w:ins w:id="30" w:author="Stefen Wynn" w:date="2026-03-28T09:49:00Z" w16du:dateUtc="2026-03-28T15:49:00Z">
        <w:r w:rsidR="0081771E">
          <w:rPr>
            <w:rFonts w:ascii="Cambria" w:hAnsi="Cambria"/>
          </w:rPr>
          <w:t>a</w:t>
        </w:r>
      </w:ins>
      <w:ins w:id="31" w:author="Stefen Wynn" w:date="2026-03-28T09:50:00Z" w16du:dateUtc="2026-03-28T15:50:00Z">
        <w:r w:rsidR="0081771E">
          <w:rPr>
            <w:rFonts w:ascii="Cambria" w:hAnsi="Cambria"/>
          </w:rPr>
          <w:t xml:space="preserve">nd direction </w:t>
        </w:r>
      </w:ins>
      <w:r w:rsidR="00733065">
        <w:rPr>
          <w:rFonts w:ascii="Cambria" w:hAnsi="Cambria"/>
        </w:rPr>
        <w:t xml:space="preserve">of the </w:t>
      </w:r>
      <w:r w:rsidR="00A307BB">
        <w:rPr>
          <w:rFonts w:ascii="Cambria" w:hAnsi="Cambria"/>
        </w:rPr>
        <w:t>Trustees</w:t>
      </w:r>
      <w:del w:id="32" w:author="Stefen Wynn" w:date="2026-03-28T09:50:00Z" w16du:dateUtc="2026-03-28T15:50:00Z">
        <w:r w:rsidR="00733065" w:rsidDel="0081771E">
          <w:rPr>
            <w:rFonts w:ascii="Cambria" w:hAnsi="Cambria"/>
          </w:rPr>
          <w:delText xml:space="preserve"> that </w:delText>
        </w:r>
        <w:r w:rsidR="00A307BB" w:rsidDel="0081771E">
          <w:rPr>
            <w:rFonts w:ascii="Cambria" w:hAnsi="Cambria"/>
          </w:rPr>
          <w:delText>are put in place by th</w:delText>
        </w:r>
        <w:r w:rsidR="00A16FE9" w:rsidDel="0081771E">
          <w:rPr>
            <w:rFonts w:ascii="Cambria" w:hAnsi="Cambria"/>
          </w:rPr>
          <w:delText>e</w:delText>
        </w:r>
        <w:r w:rsidR="00A307BB" w:rsidDel="0081771E">
          <w:rPr>
            <w:rFonts w:ascii="Cambria" w:hAnsi="Cambria"/>
          </w:rPr>
          <w:delText xml:space="preserve"> staff</w:delText>
        </w:r>
      </w:del>
      <w:r w:rsidR="00D92E16">
        <w:rPr>
          <w:rFonts w:ascii="Cambria" w:hAnsi="Cambria"/>
        </w:rPr>
        <w:t xml:space="preserve">. This is how </w:t>
      </w:r>
      <w:r w:rsidR="00A16FE9">
        <w:rPr>
          <w:rFonts w:ascii="Cambria" w:hAnsi="Cambria"/>
        </w:rPr>
        <w:t>Paonia’s</w:t>
      </w:r>
      <w:r w:rsidR="00D92E16">
        <w:rPr>
          <w:rFonts w:ascii="Cambria" w:hAnsi="Cambria"/>
        </w:rPr>
        <w:t xml:space="preserve"> </w:t>
      </w:r>
      <w:r w:rsidR="00745854">
        <w:rPr>
          <w:rFonts w:ascii="Cambria" w:hAnsi="Cambria"/>
        </w:rPr>
        <w:t>Administrator</w:t>
      </w:r>
      <w:r w:rsidR="00D92E16">
        <w:rPr>
          <w:rFonts w:ascii="Cambria" w:hAnsi="Cambria"/>
        </w:rPr>
        <w:t>/</w:t>
      </w:r>
      <w:r w:rsidR="00745854">
        <w:rPr>
          <w:rFonts w:ascii="Cambria" w:hAnsi="Cambria"/>
        </w:rPr>
        <w:t>Trustee</w:t>
      </w:r>
      <w:r w:rsidR="00D92E16">
        <w:rPr>
          <w:rFonts w:ascii="Cambria" w:hAnsi="Cambria"/>
        </w:rPr>
        <w:t xml:space="preserve"> form of </w:t>
      </w:r>
      <w:r w:rsidR="008F6855">
        <w:rPr>
          <w:rFonts w:ascii="Cambria" w:hAnsi="Cambria"/>
        </w:rPr>
        <w:t xml:space="preserve">municipal </w:t>
      </w:r>
      <w:r w:rsidR="00745854">
        <w:rPr>
          <w:rFonts w:ascii="Cambria" w:hAnsi="Cambria"/>
        </w:rPr>
        <w:t xml:space="preserve">government operates. </w:t>
      </w:r>
      <w:r w:rsidR="007F1C6E" w:rsidRPr="002A3496">
        <w:rPr>
          <w:rFonts w:ascii="Cambria" w:hAnsi="Cambria"/>
          <w:b/>
          <w:bCs/>
        </w:rPr>
        <w:t>Plea</w:t>
      </w:r>
      <w:r w:rsidR="002A3496" w:rsidRPr="002A3496">
        <w:rPr>
          <w:rFonts w:ascii="Cambria" w:hAnsi="Cambria"/>
          <w:b/>
          <w:bCs/>
        </w:rPr>
        <w:t>s</w:t>
      </w:r>
      <w:r w:rsidR="007F1C6E" w:rsidRPr="002A3496">
        <w:rPr>
          <w:rFonts w:ascii="Cambria" w:hAnsi="Cambria"/>
          <w:b/>
          <w:bCs/>
        </w:rPr>
        <w:t xml:space="preserve">e </w:t>
      </w:r>
      <w:r w:rsidR="004D6CF1" w:rsidRPr="002A3496">
        <w:rPr>
          <w:rFonts w:ascii="Cambria" w:hAnsi="Cambria"/>
          <w:b/>
          <w:bCs/>
        </w:rPr>
        <w:t>note</w:t>
      </w:r>
      <w:r w:rsidR="007F1C6E" w:rsidRPr="00173B01">
        <w:rPr>
          <w:rFonts w:ascii="Cambria" w:hAnsi="Cambria"/>
          <w:b/>
          <w:bCs/>
        </w:rPr>
        <w:t xml:space="preserve"> that </w:t>
      </w:r>
      <w:r w:rsidR="002A3496">
        <w:rPr>
          <w:rFonts w:ascii="Cambria" w:hAnsi="Cambria"/>
          <w:b/>
          <w:bCs/>
        </w:rPr>
        <w:t xml:space="preserve">all </w:t>
      </w:r>
      <w:r w:rsidR="007F1C6E" w:rsidRPr="00173B01">
        <w:rPr>
          <w:rFonts w:ascii="Cambria" w:hAnsi="Cambria"/>
          <w:b/>
          <w:bCs/>
        </w:rPr>
        <w:t xml:space="preserve">information being described </w:t>
      </w:r>
      <w:r w:rsidR="002A3496">
        <w:rPr>
          <w:rFonts w:ascii="Cambria" w:hAnsi="Cambria"/>
          <w:b/>
          <w:bCs/>
        </w:rPr>
        <w:t xml:space="preserve">here </w:t>
      </w:r>
      <w:r w:rsidR="007F1C6E" w:rsidRPr="00173B01">
        <w:rPr>
          <w:rFonts w:ascii="Cambria" w:hAnsi="Cambria"/>
          <w:b/>
          <w:bCs/>
        </w:rPr>
        <w:t xml:space="preserve">is discussed publicly </w:t>
      </w:r>
      <w:r w:rsidR="007F1C6E">
        <w:rPr>
          <w:rFonts w:ascii="Cambria" w:hAnsi="Cambria"/>
          <w:b/>
          <w:bCs/>
        </w:rPr>
        <w:t>and is</w:t>
      </w:r>
      <w:r w:rsidR="007F1C6E" w:rsidRPr="00173B01">
        <w:rPr>
          <w:rFonts w:ascii="Cambria" w:hAnsi="Cambria"/>
          <w:b/>
          <w:bCs/>
        </w:rPr>
        <w:t xml:space="preserve"> available on the Town’s website.</w:t>
      </w:r>
    </w:p>
    <w:p w14:paraId="00762122" w14:textId="11FCC3BA" w:rsidR="0075275C" w:rsidRDefault="003652AC">
      <w:pPr>
        <w:rPr>
          <w:rFonts w:ascii="Cambria" w:hAnsi="Cambria"/>
        </w:rPr>
      </w:pPr>
      <w:r>
        <w:rPr>
          <w:rFonts w:ascii="Cambria" w:hAnsi="Cambria"/>
        </w:rPr>
        <w:t>The most significant</w:t>
      </w:r>
      <w:r w:rsidR="00335736">
        <w:rPr>
          <w:rFonts w:ascii="Cambria" w:hAnsi="Cambria"/>
        </w:rPr>
        <w:t xml:space="preserve"> </w:t>
      </w:r>
      <w:r w:rsidR="006C704B">
        <w:rPr>
          <w:rFonts w:ascii="Cambria" w:hAnsi="Cambria"/>
        </w:rPr>
        <w:t xml:space="preserve">recent </w:t>
      </w:r>
      <w:r w:rsidR="00335736">
        <w:rPr>
          <w:rFonts w:ascii="Cambria" w:hAnsi="Cambria"/>
        </w:rPr>
        <w:t>achievement for our small Town is being awarded a t</w:t>
      </w:r>
      <w:r w:rsidR="00113241">
        <w:rPr>
          <w:rFonts w:ascii="Cambria" w:hAnsi="Cambria"/>
        </w:rPr>
        <w:t xml:space="preserve">otal of </w:t>
      </w:r>
      <w:r w:rsidR="00F55836">
        <w:rPr>
          <w:rFonts w:ascii="Cambria" w:hAnsi="Cambria"/>
        </w:rPr>
        <w:t>$10M i</w:t>
      </w:r>
      <w:r w:rsidR="004F51FC">
        <w:rPr>
          <w:rFonts w:ascii="Cambria" w:hAnsi="Cambria"/>
        </w:rPr>
        <w:t xml:space="preserve">n grants </w:t>
      </w:r>
      <w:r w:rsidR="00F55836">
        <w:rPr>
          <w:rFonts w:ascii="Cambria" w:hAnsi="Cambria"/>
        </w:rPr>
        <w:t>(50%)</w:t>
      </w:r>
      <w:r w:rsidR="000C41FE">
        <w:rPr>
          <w:rFonts w:ascii="Cambria" w:hAnsi="Cambria"/>
        </w:rPr>
        <w:t xml:space="preserve"> </w:t>
      </w:r>
      <w:r w:rsidR="004F51FC">
        <w:rPr>
          <w:rFonts w:ascii="Cambria" w:hAnsi="Cambria"/>
        </w:rPr>
        <w:t xml:space="preserve">and low-interest loans </w:t>
      </w:r>
      <w:r w:rsidR="000C41FE">
        <w:rPr>
          <w:rFonts w:ascii="Cambria" w:hAnsi="Cambria"/>
        </w:rPr>
        <w:t xml:space="preserve">(50%) </w:t>
      </w:r>
      <w:r w:rsidR="00767F9B">
        <w:rPr>
          <w:rFonts w:ascii="Cambria" w:hAnsi="Cambria"/>
        </w:rPr>
        <w:t>t</w:t>
      </w:r>
      <w:r w:rsidR="004F51FC">
        <w:rPr>
          <w:rFonts w:ascii="Cambria" w:hAnsi="Cambria"/>
        </w:rPr>
        <w:t xml:space="preserve">o finally </w:t>
      </w:r>
      <w:r w:rsidR="001C435B">
        <w:rPr>
          <w:rFonts w:ascii="Cambria" w:hAnsi="Cambria"/>
        </w:rPr>
        <w:t xml:space="preserve">(after decades of </w:t>
      </w:r>
      <w:r w:rsidR="00CD22AE">
        <w:rPr>
          <w:rFonts w:ascii="Cambria" w:hAnsi="Cambria"/>
        </w:rPr>
        <w:t xml:space="preserve">deferred </w:t>
      </w:r>
      <w:r w:rsidR="00734FAE">
        <w:rPr>
          <w:rFonts w:ascii="Cambria" w:hAnsi="Cambria"/>
        </w:rPr>
        <w:t>maintenance</w:t>
      </w:r>
      <w:r w:rsidR="00CD22AE">
        <w:rPr>
          <w:rFonts w:ascii="Cambria" w:hAnsi="Cambria"/>
        </w:rPr>
        <w:t xml:space="preserve">) address </w:t>
      </w:r>
      <w:r w:rsidR="00C71A74">
        <w:rPr>
          <w:rFonts w:ascii="Cambria" w:hAnsi="Cambria"/>
        </w:rPr>
        <w:t xml:space="preserve">needed </w:t>
      </w:r>
      <w:r w:rsidR="00734FAE">
        <w:rPr>
          <w:rFonts w:ascii="Cambria" w:hAnsi="Cambria"/>
        </w:rPr>
        <w:t>repairs</w:t>
      </w:r>
      <w:r w:rsidR="00C71A74">
        <w:rPr>
          <w:rFonts w:ascii="Cambria" w:hAnsi="Cambria"/>
        </w:rPr>
        <w:t xml:space="preserve"> and </w:t>
      </w:r>
      <w:r w:rsidR="00734FAE">
        <w:rPr>
          <w:rFonts w:ascii="Cambria" w:hAnsi="Cambria"/>
        </w:rPr>
        <w:t>replacements</w:t>
      </w:r>
      <w:r w:rsidR="00C71A74">
        <w:rPr>
          <w:rFonts w:ascii="Cambria" w:hAnsi="Cambria"/>
        </w:rPr>
        <w:t xml:space="preserve"> </w:t>
      </w:r>
      <w:r w:rsidR="00262900">
        <w:rPr>
          <w:rFonts w:ascii="Cambria" w:hAnsi="Cambria"/>
        </w:rPr>
        <w:t xml:space="preserve">to ensure we continue to </w:t>
      </w:r>
      <w:r w:rsidR="001A4D39">
        <w:rPr>
          <w:rFonts w:ascii="Cambria" w:hAnsi="Cambria"/>
        </w:rPr>
        <w:t xml:space="preserve">provide </w:t>
      </w:r>
      <w:r w:rsidR="0037342A">
        <w:rPr>
          <w:rFonts w:ascii="Cambria" w:hAnsi="Cambria"/>
        </w:rPr>
        <w:t xml:space="preserve">drinking </w:t>
      </w:r>
      <w:r w:rsidR="001A4D39">
        <w:rPr>
          <w:rFonts w:ascii="Cambria" w:hAnsi="Cambria"/>
        </w:rPr>
        <w:t xml:space="preserve">water </w:t>
      </w:r>
      <w:r w:rsidR="00613924">
        <w:rPr>
          <w:rFonts w:ascii="Cambria" w:hAnsi="Cambria"/>
        </w:rPr>
        <w:t>for</w:t>
      </w:r>
      <w:r w:rsidR="001A4D39">
        <w:rPr>
          <w:rFonts w:ascii="Cambria" w:hAnsi="Cambria"/>
        </w:rPr>
        <w:t xml:space="preserve"> the 1500 households and </w:t>
      </w:r>
      <w:r w:rsidR="00E57B84">
        <w:rPr>
          <w:rFonts w:ascii="Cambria" w:hAnsi="Cambria"/>
        </w:rPr>
        <w:t>businesses we serve</w:t>
      </w:r>
      <w:r w:rsidR="001A4D39">
        <w:rPr>
          <w:rFonts w:ascii="Cambria" w:hAnsi="Cambria"/>
        </w:rPr>
        <w:t xml:space="preserve">. </w:t>
      </w:r>
      <w:r w:rsidR="004062B9">
        <w:rPr>
          <w:rFonts w:ascii="Cambria" w:hAnsi="Cambria"/>
        </w:rPr>
        <w:t xml:space="preserve">Our 2M gallon </w:t>
      </w:r>
      <w:r w:rsidR="00B95CAA">
        <w:rPr>
          <w:rFonts w:ascii="Cambria" w:hAnsi="Cambria"/>
        </w:rPr>
        <w:t xml:space="preserve">treated </w:t>
      </w:r>
      <w:r w:rsidR="004062B9">
        <w:rPr>
          <w:rFonts w:ascii="Cambria" w:hAnsi="Cambria"/>
        </w:rPr>
        <w:t>water tank</w:t>
      </w:r>
      <w:r w:rsidR="00B95CAA">
        <w:rPr>
          <w:rFonts w:ascii="Cambria" w:hAnsi="Cambria"/>
        </w:rPr>
        <w:t xml:space="preserve"> </w:t>
      </w:r>
      <w:r w:rsidR="004062B9">
        <w:rPr>
          <w:rFonts w:ascii="Cambria" w:hAnsi="Cambria"/>
        </w:rPr>
        <w:t xml:space="preserve">is </w:t>
      </w:r>
      <w:r w:rsidR="00B95CAA">
        <w:rPr>
          <w:rFonts w:ascii="Cambria" w:hAnsi="Cambria"/>
        </w:rPr>
        <w:t>currently</w:t>
      </w:r>
      <w:r w:rsidR="004062B9">
        <w:rPr>
          <w:rFonts w:ascii="Cambria" w:hAnsi="Cambria"/>
        </w:rPr>
        <w:t xml:space="preserve"> being relined as required by the state, </w:t>
      </w:r>
      <w:r w:rsidR="005D6CEF">
        <w:rPr>
          <w:rFonts w:ascii="Cambria" w:hAnsi="Cambria"/>
        </w:rPr>
        <w:t xml:space="preserve">long needed </w:t>
      </w:r>
      <w:r w:rsidR="00361D09">
        <w:rPr>
          <w:rFonts w:ascii="Cambria" w:hAnsi="Cambria"/>
        </w:rPr>
        <w:t xml:space="preserve">water meters </w:t>
      </w:r>
      <w:r w:rsidR="003D7AB1">
        <w:rPr>
          <w:rFonts w:ascii="Cambria" w:hAnsi="Cambria"/>
        </w:rPr>
        <w:t xml:space="preserve">on our most important mountain spring </w:t>
      </w:r>
      <w:r w:rsidR="002F6E3B">
        <w:rPr>
          <w:rFonts w:ascii="Cambria" w:hAnsi="Cambria"/>
        </w:rPr>
        <w:t>complexes</w:t>
      </w:r>
      <w:r w:rsidR="003D7AB1">
        <w:rPr>
          <w:rFonts w:ascii="Cambria" w:hAnsi="Cambria"/>
        </w:rPr>
        <w:t xml:space="preserve"> (which is the </w:t>
      </w:r>
      <w:r w:rsidR="002F6E3B">
        <w:rPr>
          <w:rFonts w:ascii="Cambria" w:hAnsi="Cambria"/>
        </w:rPr>
        <w:t>sole</w:t>
      </w:r>
      <w:r w:rsidR="003D7AB1">
        <w:rPr>
          <w:rFonts w:ascii="Cambria" w:hAnsi="Cambria"/>
        </w:rPr>
        <w:t xml:space="preserve"> source of Paonia’s </w:t>
      </w:r>
      <w:r w:rsidR="002F6E3B">
        <w:rPr>
          <w:rFonts w:ascii="Cambria" w:hAnsi="Cambria"/>
        </w:rPr>
        <w:t xml:space="preserve">drinking </w:t>
      </w:r>
      <w:r w:rsidR="003D7AB1">
        <w:rPr>
          <w:rFonts w:ascii="Cambria" w:hAnsi="Cambria"/>
        </w:rPr>
        <w:t xml:space="preserve">water) </w:t>
      </w:r>
      <w:r w:rsidR="005D6CEF">
        <w:rPr>
          <w:rFonts w:ascii="Cambria" w:hAnsi="Cambria"/>
        </w:rPr>
        <w:t xml:space="preserve">are </w:t>
      </w:r>
      <w:r w:rsidR="0036232B">
        <w:rPr>
          <w:rFonts w:ascii="Cambria" w:hAnsi="Cambria"/>
        </w:rPr>
        <w:t>b</w:t>
      </w:r>
      <w:r w:rsidR="005D6CEF">
        <w:rPr>
          <w:rFonts w:ascii="Cambria" w:hAnsi="Cambria"/>
        </w:rPr>
        <w:t>eing</w:t>
      </w:r>
      <w:r w:rsidR="0036232B">
        <w:rPr>
          <w:rFonts w:ascii="Cambria" w:hAnsi="Cambria"/>
        </w:rPr>
        <w:t xml:space="preserve"> </w:t>
      </w:r>
      <w:r w:rsidR="005D6CEF">
        <w:rPr>
          <w:rFonts w:ascii="Cambria" w:hAnsi="Cambria"/>
        </w:rPr>
        <w:t>installed in 2026</w:t>
      </w:r>
      <w:r w:rsidR="0036232B">
        <w:rPr>
          <w:rFonts w:ascii="Cambria" w:hAnsi="Cambria"/>
        </w:rPr>
        <w:t xml:space="preserve"> </w:t>
      </w:r>
      <w:r w:rsidR="002F6E3B">
        <w:rPr>
          <w:rFonts w:ascii="Cambria" w:hAnsi="Cambria"/>
        </w:rPr>
        <w:t xml:space="preserve">and </w:t>
      </w:r>
      <w:r w:rsidR="004062B9">
        <w:rPr>
          <w:rFonts w:ascii="Cambria" w:hAnsi="Cambria"/>
        </w:rPr>
        <w:t xml:space="preserve">we are </w:t>
      </w:r>
      <w:r w:rsidR="0036232B">
        <w:rPr>
          <w:rFonts w:ascii="Cambria" w:hAnsi="Cambria"/>
        </w:rPr>
        <w:t xml:space="preserve">also </w:t>
      </w:r>
      <w:r w:rsidR="004062B9">
        <w:rPr>
          <w:rFonts w:ascii="Cambria" w:hAnsi="Cambria"/>
        </w:rPr>
        <w:t>re</w:t>
      </w:r>
      <w:r w:rsidR="007215AB">
        <w:rPr>
          <w:rFonts w:ascii="Cambria" w:hAnsi="Cambria"/>
        </w:rPr>
        <w:t>p</w:t>
      </w:r>
      <w:r w:rsidR="004062B9">
        <w:rPr>
          <w:rFonts w:ascii="Cambria" w:hAnsi="Cambria"/>
        </w:rPr>
        <w:t>lacing 10,000</w:t>
      </w:r>
      <w:r w:rsidR="00B95CAA">
        <w:rPr>
          <w:rFonts w:ascii="Cambria" w:hAnsi="Cambria"/>
        </w:rPr>
        <w:t xml:space="preserve"> feet of </w:t>
      </w:r>
      <w:r w:rsidR="00FE032C">
        <w:rPr>
          <w:rFonts w:ascii="Cambria" w:hAnsi="Cambria"/>
        </w:rPr>
        <w:t>50</w:t>
      </w:r>
      <w:r w:rsidR="00FF7BB9">
        <w:rPr>
          <w:rFonts w:ascii="Cambria" w:hAnsi="Cambria"/>
          <w:vertAlign w:val="superscript"/>
        </w:rPr>
        <w:t>+</w:t>
      </w:r>
      <w:r w:rsidR="00C83282">
        <w:rPr>
          <w:rFonts w:ascii="Cambria" w:hAnsi="Cambria"/>
          <w:vertAlign w:val="superscript"/>
        </w:rPr>
        <w:t xml:space="preserve"> </w:t>
      </w:r>
      <w:r w:rsidR="00FE032C">
        <w:rPr>
          <w:rFonts w:ascii="Cambria" w:hAnsi="Cambria"/>
        </w:rPr>
        <w:t>year</w:t>
      </w:r>
      <w:r w:rsidR="00C83282">
        <w:rPr>
          <w:rFonts w:ascii="Cambria" w:hAnsi="Cambria"/>
        </w:rPr>
        <w:t xml:space="preserve"> </w:t>
      </w:r>
      <w:r w:rsidR="00FE032C">
        <w:rPr>
          <w:rFonts w:ascii="Cambria" w:hAnsi="Cambria"/>
        </w:rPr>
        <w:t>old</w:t>
      </w:r>
      <w:r w:rsidR="00B95CAA">
        <w:rPr>
          <w:rFonts w:ascii="Cambria" w:hAnsi="Cambria"/>
        </w:rPr>
        <w:t xml:space="preserve"> rusted </w:t>
      </w:r>
      <w:r w:rsidR="002C643C">
        <w:rPr>
          <w:rFonts w:ascii="Cambria" w:hAnsi="Cambria"/>
        </w:rPr>
        <w:t xml:space="preserve">steel </w:t>
      </w:r>
      <w:r w:rsidR="007215AB">
        <w:rPr>
          <w:rFonts w:ascii="Cambria" w:hAnsi="Cambria"/>
        </w:rPr>
        <w:t xml:space="preserve">pipe that provides water to </w:t>
      </w:r>
      <w:r w:rsidR="002C643C">
        <w:rPr>
          <w:rFonts w:ascii="Cambria" w:hAnsi="Cambria"/>
        </w:rPr>
        <w:t>most</w:t>
      </w:r>
      <w:r w:rsidR="007215AB">
        <w:rPr>
          <w:rFonts w:ascii="Cambria" w:hAnsi="Cambria"/>
        </w:rPr>
        <w:t xml:space="preserve"> of our users. </w:t>
      </w:r>
      <w:r w:rsidR="002C643C">
        <w:rPr>
          <w:rFonts w:ascii="Cambria" w:hAnsi="Cambria"/>
        </w:rPr>
        <w:t>All thre</w:t>
      </w:r>
      <w:r w:rsidR="00014C9B">
        <w:rPr>
          <w:rFonts w:ascii="Cambria" w:hAnsi="Cambria"/>
        </w:rPr>
        <w:t xml:space="preserve">e </w:t>
      </w:r>
      <w:r w:rsidR="007215AB">
        <w:rPr>
          <w:rFonts w:ascii="Cambria" w:hAnsi="Cambria"/>
        </w:rPr>
        <w:t xml:space="preserve">projects </w:t>
      </w:r>
      <w:r w:rsidR="00014C9B">
        <w:rPr>
          <w:rFonts w:ascii="Cambria" w:hAnsi="Cambria"/>
        </w:rPr>
        <w:t>combined</w:t>
      </w:r>
      <w:r w:rsidR="007215AB">
        <w:rPr>
          <w:rFonts w:ascii="Cambria" w:hAnsi="Cambria"/>
        </w:rPr>
        <w:t xml:space="preserve"> have a price tag of </w:t>
      </w:r>
      <w:r w:rsidR="00014C9B">
        <w:rPr>
          <w:rFonts w:ascii="Cambria" w:hAnsi="Cambria"/>
        </w:rPr>
        <w:t>$10,</w:t>
      </w:r>
      <w:r w:rsidR="00971745">
        <w:rPr>
          <w:rFonts w:ascii="Cambria" w:hAnsi="Cambria"/>
        </w:rPr>
        <w:t>803</w:t>
      </w:r>
      <w:r w:rsidR="00D91503">
        <w:rPr>
          <w:rFonts w:ascii="Cambria" w:hAnsi="Cambria"/>
        </w:rPr>
        <w:t>,000</w:t>
      </w:r>
      <w:r w:rsidR="00971745">
        <w:rPr>
          <w:rFonts w:ascii="Cambria" w:hAnsi="Cambria"/>
        </w:rPr>
        <w:t xml:space="preserve">!  </w:t>
      </w:r>
    </w:p>
    <w:p w14:paraId="0E5BA2EA" w14:textId="2FDF905B" w:rsidR="00927E84" w:rsidRDefault="00EC21C4" w:rsidP="00927E84">
      <w:pPr>
        <w:rPr>
          <w:rFonts w:ascii="Cambria" w:hAnsi="Cambria"/>
        </w:rPr>
      </w:pPr>
      <w:ins w:id="33" w:author="Stefen Wynn" w:date="2026-03-28T09:51:00Z" w16du:dateUtc="2026-03-28T15:51:00Z">
        <w:r>
          <w:rPr>
            <w:rFonts w:ascii="Cambria" w:hAnsi="Cambria"/>
          </w:rPr>
          <w:t xml:space="preserve">Paonia </w:t>
        </w:r>
      </w:ins>
      <w:del w:id="34" w:author="Stefen Wynn" w:date="2026-03-28T09:51:00Z" w16du:dateUtc="2026-03-28T15:51:00Z">
        <w:r w:rsidR="00DA4440" w:rsidDel="00EC21C4">
          <w:rPr>
            <w:rFonts w:ascii="Cambria" w:hAnsi="Cambria"/>
          </w:rPr>
          <w:delText xml:space="preserve">Our Town </w:delText>
        </w:r>
      </w:del>
      <w:r w:rsidR="00DA4440">
        <w:rPr>
          <w:rFonts w:ascii="Cambria" w:hAnsi="Cambria"/>
        </w:rPr>
        <w:t xml:space="preserve">does not have this kind of cash </w:t>
      </w:r>
      <w:r w:rsidR="00752E9D">
        <w:rPr>
          <w:rFonts w:ascii="Cambria" w:hAnsi="Cambria"/>
        </w:rPr>
        <w:t>o</w:t>
      </w:r>
      <w:r w:rsidR="00DA4440">
        <w:rPr>
          <w:rFonts w:ascii="Cambria" w:hAnsi="Cambria"/>
        </w:rPr>
        <w:t>n hand</w:t>
      </w:r>
      <w:r w:rsidR="009C2823">
        <w:rPr>
          <w:rFonts w:ascii="Cambria" w:hAnsi="Cambria"/>
        </w:rPr>
        <w:t xml:space="preserve"> and n</w:t>
      </w:r>
      <w:r w:rsidR="002C45D8">
        <w:rPr>
          <w:rFonts w:ascii="Cambria" w:hAnsi="Cambria"/>
        </w:rPr>
        <w:t xml:space="preserve">one of these projects are remotely possible without </w:t>
      </w:r>
      <w:r w:rsidR="00ED5FF4">
        <w:rPr>
          <w:rFonts w:ascii="Cambria" w:hAnsi="Cambria"/>
        </w:rPr>
        <w:t xml:space="preserve">having </w:t>
      </w:r>
      <w:r w:rsidR="00925615">
        <w:rPr>
          <w:rFonts w:ascii="Cambria" w:hAnsi="Cambria"/>
        </w:rPr>
        <w:t xml:space="preserve">access to </w:t>
      </w:r>
      <w:r w:rsidR="000612C2">
        <w:rPr>
          <w:rFonts w:ascii="Cambria" w:hAnsi="Cambria"/>
        </w:rPr>
        <w:t>this level of</w:t>
      </w:r>
      <w:r w:rsidR="0075275C">
        <w:rPr>
          <w:rFonts w:ascii="Cambria" w:hAnsi="Cambria"/>
        </w:rPr>
        <w:t xml:space="preserve"> “cash” upfr</w:t>
      </w:r>
      <w:r w:rsidR="00ED5FF4">
        <w:rPr>
          <w:rFonts w:ascii="Cambria" w:hAnsi="Cambria"/>
        </w:rPr>
        <w:t>o</w:t>
      </w:r>
      <w:r w:rsidR="0075275C">
        <w:rPr>
          <w:rFonts w:ascii="Cambria" w:hAnsi="Cambria"/>
        </w:rPr>
        <w:t>nt</w:t>
      </w:r>
      <w:r w:rsidR="009C2823">
        <w:rPr>
          <w:rFonts w:ascii="Cambria" w:hAnsi="Cambria"/>
        </w:rPr>
        <w:t>.</w:t>
      </w:r>
      <w:r w:rsidR="00ED5FF4">
        <w:rPr>
          <w:rFonts w:ascii="Cambria" w:hAnsi="Cambria"/>
        </w:rPr>
        <w:t xml:space="preserve">….just </w:t>
      </w:r>
      <w:r w:rsidR="009C2823">
        <w:rPr>
          <w:rFonts w:ascii="Cambria" w:hAnsi="Cambria"/>
        </w:rPr>
        <w:t>like</w:t>
      </w:r>
      <w:r w:rsidR="00ED5FF4">
        <w:rPr>
          <w:rFonts w:ascii="Cambria" w:hAnsi="Cambria"/>
        </w:rPr>
        <w:t xml:space="preserve"> someone buying a house</w:t>
      </w:r>
      <w:r w:rsidR="00752E9D">
        <w:rPr>
          <w:rFonts w:ascii="Cambria" w:hAnsi="Cambria"/>
        </w:rPr>
        <w:t xml:space="preserve"> needs to take out a loan</w:t>
      </w:r>
      <w:r w:rsidR="00ED5FF4">
        <w:rPr>
          <w:rFonts w:ascii="Cambria" w:hAnsi="Cambria"/>
        </w:rPr>
        <w:t xml:space="preserve">. </w:t>
      </w:r>
      <w:r w:rsidR="00EC0E64">
        <w:rPr>
          <w:rFonts w:ascii="Cambria" w:hAnsi="Cambria"/>
        </w:rPr>
        <w:t>However,</w:t>
      </w:r>
      <w:r w:rsidR="000D09BC">
        <w:rPr>
          <w:rFonts w:ascii="Cambria" w:hAnsi="Cambria"/>
        </w:rPr>
        <w:t xml:space="preserve"> </w:t>
      </w:r>
      <w:ins w:id="35" w:author="Stefen Wynn" w:date="2026-03-28T09:52:00Z" w16du:dateUtc="2026-03-28T15:52:00Z">
        <w:r>
          <w:rPr>
            <w:rFonts w:ascii="Cambria" w:hAnsi="Cambria"/>
          </w:rPr>
          <w:t>the author(s</w:t>
        </w:r>
      </w:ins>
      <w:ins w:id="36" w:author="Stefen Wynn" w:date="2026-03-28T09:53:00Z" w16du:dateUtc="2026-03-28T15:53:00Z">
        <w:r>
          <w:rPr>
            <w:rFonts w:ascii="Cambria" w:hAnsi="Cambria"/>
          </w:rPr>
          <w:t>)</w:t>
        </w:r>
      </w:ins>
      <w:del w:id="37" w:author="Stefen Wynn" w:date="2026-03-28T09:52:00Z" w16du:dateUtc="2026-03-28T15:52:00Z">
        <w:r w:rsidR="00F75840" w:rsidDel="00EC21C4">
          <w:rPr>
            <w:rFonts w:ascii="Cambria" w:hAnsi="Cambria"/>
          </w:rPr>
          <w:delText xml:space="preserve">our </w:delText>
        </w:r>
        <w:r w:rsidR="000D09BC" w:rsidDel="00EC21C4">
          <w:rPr>
            <w:rFonts w:ascii="Cambria" w:hAnsi="Cambria"/>
          </w:rPr>
          <w:delText xml:space="preserve">anonymous </w:delText>
        </w:r>
        <w:r w:rsidR="00F75840" w:rsidDel="00EC21C4">
          <w:rPr>
            <w:rFonts w:ascii="Cambria" w:hAnsi="Cambria"/>
          </w:rPr>
          <w:delText>critic</w:delText>
        </w:r>
      </w:del>
      <w:r w:rsidR="00F75840">
        <w:rPr>
          <w:rFonts w:ascii="Cambria" w:hAnsi="Cambria"/>
        </w:rPr>
        <w:t xml:space="preserve"> </w:t>
      </w:r>
      <w:del w:id="38" w:author="Stefen Wynn" w:date="2026-03-28T09:53:00Z" w16du:dateUtc="2026-03-28T15:53:00Z">
        <w:r w:rsidR="000D09BC" w:rsidDel="00EC21C4">
          <w:rPr>
            <w:rFonts w:ascii="Cambria" w:hAnsi="Cambria"/>
          </w:rPr>
          <w:delText xml:space="preserve">seems to think </w:delText>
        </w:r>
      </w:del>
      <w:ins w:id="39" w:author="Stefen Wynn" w:date="2026-03-28T09:53:00Z" w16du:dateUtc="2026-03-28T15:53:00Z">
        <w:r>
          <w:rPr>
            <w:rFonts w:ascii="Cambria" w:hAnsi="Cambria"/>
          </w:rPr>
          <w:t xml:space="preserve">believe </w:t>
        </w:r>
      </w:ins>
      <w:r w:rsidR="000D09BC">
        <w:rPr>
          <w:rFonts w:ascii="Cambria" w:hAnsi="Cambria"/>
        </w:rPr>
        <w:t xml:space="preserve">that the Town being awarded grants and low-interest loans to address the Town’s aging drinking water infrastructure is </w:t>
      </w:r>
      <w:del w:id="40" w:author="Stefen Wynn" w:date="2026-03-28T09:53:00Z" w16du:dateUtc="2026-03-28T15:53:00Z">
        <w:r w:rsidR="000D09BC" w:rsidDel="00EC21C4">
          <w:rPr>
            <w:rFonts w:ascii="Cambria" w:hAnsi="Cambria"/>
          </w:rPr>
          <w:delText>a bad thing and something to be mocked</w:delText>
        </w:r>
      </w:del>
      <w:ins w:id="41" w:author="Stefen Wynn" w:date="2026-03-28T09:53:00Z" w16du:dateUtc="2026-03-28T15:53:00Z">
        <w:r>
          <w:rPr>
            <w:rFonts w:ascii="Cambria" w:hAnsi="Cambria"/>
          </w:rPr>
          <w:t>not the correct path forward</w:t>
        </w:r>
      </w:ins>
      <w:r w:rsidR="000D09BC">
        <w:rPr>
          <w:rFonts w:ascii="Cambria" w:hAnsi="Cambria"/>
        </w:rPr>
        <w:t xml:space="preserve">. </w:t>
      </w:r>
      <w:r w:rsidR="00927E84">
        <w:rPr>
          <w:rFonts w:ascii="Cambria" w:hAnsi="Cambria"/>
        </w:rPr>
        <w:t xml:space="preserve">Being awarded these very competitive grants and loans </w:t>
      </w:r>
      <w:r w:rsidR="00CA723B">
        <w:rPr>
          <w:rFonts w:ascii="Cambria" w:hAnsi="Cambria"/>
        </w:rPr>
        <w:t>is th</w:t>
      </w:r>
      <w:r w:rsidR="00CA71C8">
        <w:rPr>
          <w:rFonts w:ascii="Cambria" w:hAnsi="Cambria"/>
        </w:rPr>
        <w:t>e</w:t>
      </w:r>
      <w:r w:rsidR="00CA723B">
        <w:rPr>
          <w:rFonts w:ascii="Cambria" w:hAnsi="Cambria"/>
        </w:rPr>
        <w:t xml:space="preserve"> ONLY way to </w:t>
      </w:r>
      <w:r w:rsidR="00CA71C8">
        <w:rPr>
          <w:rFonts w:ascii="Cambria" w:hAnsi="Cambria"/>
        </w:rPr>
        <w:t>afford these expensive projects</w:t>
      </w:r>
      <w:r w:rsidR="006C704B">
        <w:rPr>
          <w:rFonts w:ascii="Cambria" w:hAnsi="Cambria"/>
        </w:rPr>
        <w:t xml:space="preserve"> and </w:t>
      </w:r>
      <w:r w:rsidR="00927E84">
        <w:rPr>
          <w:rFonts w:ascii="Cambria" w:hAnsi="Cambria"/>
        </w:rPr>
        <w:t>would not have been possible without the leadership</w:t>
      </w:r>
      <w:r w:rsidR="00140D05">
        <w:rPr>
          <w:rFonts w:ascii="Cambria" w:hAnsi="Cambria"/>
        </w:rPr>
        <w:t xml:space="preserve">, level of </w:t>
      </w:r>
      <w:r w:rsidR="00945E2D">
        <w:rPr>
          <w:rFonts w:ascii="Cambria" w:hAnsi="Cambria"/>
        </w:rPr>
        <w:t>competence</w:t>
      </w:r>
      <w:r w:rsidR="00927E84">
        <w:rPr>
          <w:rFonts w:ascii="Cambria" w:hAnsi="Cambria"/>
        </w:rPr>
        <w:t xml:space="preserve"> and long-range planning provided by our Town Administrator</w:t>
      </w:r>
      <w:ins w:id="42" w:author="Stefen Wynn" w:date="2026-03-28T09:53:00Z" w16du:dateUtc="2026-03-28T15:53:00Z">
        <w:r>
          <w:rPr>
            <w:rFonts w:ascii="Cambria" w:hAnsi="Cambria"/>
          </w:rPr>
          <w:t xml:space="preserve"> and the team of staff that he has put together</w:t>
        </w:r>
      </w:ins>
      <w:r w:rsidR="00927E84">
        <w:rPr>
          <w:rFonts w:ascii="Cambria" w:hAnsi="Cambria"/>
        </w:rPr>
        <w:t xml:space="preserve">. </w:t>
      </w:r>
      <w:ins w:id="43" w:author="Stefen Wynn" w:date="2026-03-28T09:54:00Z" w16du:dateUtc="2026-03-28T15:54:00Z">
        <w:r>
          <w:rPr>
            <w:rFonts w:ascii="Cambria" w:hAnsi="Cambria"/>
          </w:rPr>
          <w:t>Your elected body firmly believe that t</w:t>
        </w:r>
      </w:ins>
      <w:del w:id="44" w:author="Stefen Wynn" w:date="2026-03-28T09:54:00Z" w16du:dateUtc="2026-03-28T15:54:00Z">
        <w:r w:rsidR="00927E84" w:rsidDel="00EC21C4">
          <w:rPr>
            <w:rFonts w:ascii="Cambria" w:hAnsi="Cambria"/>
          </w:rPr>
          <w:delText>T</w:delText>
        </w:r>
      </w:del>
      <w:r w:rsidR="00927E84">
        <w:rPr>
          <w:rFonts w:ascii="Cambria" w:hAnsi="Cambria"/>
        </w:rPr>
        <w:t>hese are accomplishments to celebrate</w:t>
      </w:r>
      <w:ins w:id="45" w:author="Stefen Wynn" w:date="2026-03-28T09:54:00Z" w16du:dateUtc="2026-03-28T15:54:00Z">
        <w:r>
          <w:rPr>
            <w:rFonts w:ascii="Cambria" w:hAnsi="Cambria"/>
          </w:rPr>
          <w:t>, not mock</w:t>
        </w:r>
      </w:ins>
      <w:r w:rsidR="00927E84">
        <w:rPr>
          <w:rFonts w:ascii="Cambria" w:hAnsi="Cambria"/>
        </w:rPr>
        <w:t xml:space="preserve">. </w:t>
      </w:r>
      <w:ins w:id="46" w:author="Stefen Wynn" w:date="2026-03-28T09:54:00Z" w16du:dateUtc="2026-03-28T15:54:00Z">
        <w:r>
          <w:rPr>
            <w:rFonts w:ascii="Cambria" w:hAnsi="Cambria"/>
          </w:rPr>
          <w:t xml:space="preserve">We are astonished that addressing aging infrastructure </w:t>
        </w:r>
      </w:ins>
      <w:ins w:id="47" w:author="Stefen Wynn" w:date="2026-03-28T09:55:00Z" w16du:dateUtc="2026-03-28T15:55:00Z">
        <w:r>
          <w:rPr>
            <w:rFonts w:ascii="Cambria" w:hAnsi="Cambria"/>
          </w:rPr>
          <w:t xml:space="preserve">and securing competitive grants and low-interest loans is somehow viewed as not in the Town’s best interest. </w:t>
        </w:r>
      </w:ins>
      <w:del w:id="48" w:author="Stefen Wynn" w:date="2026-03-28T09:54:00Z" w16du:dateUtc="2026-03-28T15:54:00Z">
        <w:r w:rsidR="00927E84" w:rsidDel="00EC21C4">
          <w:rPr>
            <w:rFonts w:ascii="Cambria" w:hAnsi="Cambria"/>
          </w:rPr>
          <w:delText>Why the social media warriors choose to publicly ridicule rather than thank our Town Administrator is astonishing.</w:delText>
        </w:r>
      </w:del>
    </w:p>
    <w:p w14:paraId="13F12C51" w14:textId="102DADC7" w:rsidR="00EC21C4" w:rsidRDefault="00231D29">
      <w:pPr>
        <w:rPr>
          <w:ins w:id="49" w:author="Stefen Wynn" w:date="2026-03-28T09:59:00Z" w16du:dateUtc="2026-03-28T15:59:00Z"/>
          <w:rFonts w:ascii="Cambria" w:hAnsi="Cambria"/>
        </w:rPr>
      </w:pPr>
      <w:r>
        <w:rPr>
          <w:rFonts w:ascii="Cambria" w:hAnsi="Cambria"/>
        </w:rPr>
        <w:lastRenderedPageBreak/>
        <w:t>The</w:t>
      </w:r>
      <w:ins w:id="50" w:author="Stefen Wynn" w:date="2026-03-28T09:55:00Z" w16du:dateUtc="2026-03-28T15:55:00Z">
        <w:r w:rsidR="00EC21C4">
          <w:rPr>
            <w:rFonts w:ascii="Cambria" w:hAnsi="Cambria"/>
          </w:rPr>
          <w:t xml:space="preserve"> author(s)</w:t>
        </w:r>
      </w:ins>
      <w:del w:id="51" w:author="Stefen Wynn" w:date="2026-03-28T09:55:00Z" w16du:dateUtc="2026-03-28T15:55:00Z">
        <w:r w:rsidDel="00EC21C4">
          <w:rPr>
            <w:rFonts w:ascii="Cambria" w:hAnsi="Cambria"/>
          </w:rPr>
          <w:delText xml:space="preserve"> </w:delText>
        </w:r>
        <w:r w:rsidR="00860C68" w:rsidDel="00EC21C4">
          <w:rPr>
            <w:rFonts w:ascii="Cambria" w:hAnsi="Cambria"/>
          </w:rPr>
          <w:delText>anonymous</w:delText>
        </w:r>
        <w:r w:rsidDel="00EC21C4">
          <w:rPr>
            <w:rFonts w:ascii="Cambria" w:hAnsi="Cambria"/>
          </w:rPr>
          <w:delText xml:space="preserve"> </w:delText>
        </w:r>
        <w:r w:rsidR="00FB1FD1" w:rsidDel="00EC21C4">
          <w:rPr>
            <w:rFonts w:ascii="Cambria" w:hAnsi="Cambria"/>
          </w:rPr>
          <w:delText>critic</w:delText>
        </w:r>
      </w:del>
      <w:r w:rsidR="00FB1FD1">
        <w:rPr>
          <w:rFonts w:ascii="Cambria" w:hAnsi="Cambria"/>
        </w:rPr>
        <w:t xml:space="preserve"> opine</w:t>
      </w:r>
      <w:del w:id="52" w:author="Stefen Wynn" w:date="2026-03-28T09:55:00Z" w16du:dateUtc="2026-03-28T15:55:00Z">
        <w:r w:rsidR="00FB1FD1" w:rsidDel="00EC21C4">
          <w:rPr>
            <w:rFonts w:ascii="Cambria" w:hAnsi="Cambria"/>
          </w:rPr>
          <w:delText>s</w:delText>
        </w:r>
      </w:del>
      <w:r w:rsidR="00FB1FD1">
        <w:rPr>
          <w:rFonts w:ascii="Cambria" w:hAnsi="Cambria"/>
        </w:rPr>
        <w:t xml:space="preserve"> th</w:t>
      </w:r>
      <w:r w:rsidR="002076A5">
        <w:rPr>
          <w:rFonts w:ascii="Cambria" w:hAnsi="Cambria"/>
        </w:rPr>
        <w:t>a</w:t>
      </w:r>
      <w:r w:rsidR="00FB1FD1">
        <w:rPr>
          <w:rFonts w:ascii="Cambria" w:hAnsi="Cambria"/>
        </w:rPr>
        <w:t xml:space="preserve">t </w:t>
      </w:r>
      <w:r w:rsidR="002076A5">
        <w:rPr>
          <w:rFonts w:ascii="Cambria" w:hAnsi="Cambria"/>
        </w:rPr>
        <w:t xml:space="preserve">our Administrator “grew the bureaucracy.” </w:t>
      </w:r>
      <w:del w:id="53" w:author="Stefen Wynn" w:date="2026-03-28T09:55:00Z" w16du:dateUtc="2026-03-28T15:55:00Z">
        <w:r w:rsidR="001D287B" w:rsidDel="00EC21C4">
          <w:rPr>
            <w:rFonts w:ascii="Cambria" w:hAnsi="Cambria"/>
          </w:rPr>
          <w:delText xml:space="preserve">Again, not true. </w:delText>
        </w:r>
      </w:del>
      <w:ins w:id="54" w:author="Stefen Wynn" w:date="2026-03-28T09:56:00Z" w16du:dateUtc="2026-03-28T15:56:00Z">
        <w:r w:rsidR="00EC21C4">
          <w:rPr>
            <w:rFonts w:ascii="Cambria" w:hAnsi="Cambria"/>
          </w:rPr>
          <w:t xml:space="preserve"> This is patently false, the Trustees approve staffing levels based on </w:t>
        </w:r>
      </w:ins>
      <w:ins w:id="55" w:author="Stefen Wynn" w:date="2026-03-28T09:57:00Z" w16du:dateUtc="2026-03-28T15:57:00Z">
        <w:r w:rsidR="00EC21C4">
          <w:rPr>
            <w:rFonts w:ascii="Cambria" w:hAnsi="Cambria"/>
          </w:rPr>
          <w:t>available funds</w:t>
        </w:r>
      </w:ins>
      <w:ins w:id="56" w:author="Stefen Wynn" w:date="2026-03-28T10:01:00Z" w16du:dateUtc="2026-03-28T16:01:00Z">
        <w:r w:rsidR="00D8572C">
          <w:rPr>
            <w:rFonts w:ascii="Cambria" w:hAnsi="Cambria"/>
          </w:rPr>
          <w:t xml:space="preserve">, </w:t>
        </w:r>
      </w:ins>
      <w:ins w:id="57" w:author="Stefen Wynn" w:date="2026-03-28T10:02:00Z" w16du:dateUtc="2026-03-28T16:02:00Z">
        <w:r w:rsidR="00D8572C">
          <w:rPr>
            <w:rFonts w:ascii="Cambria" w:hAnsi="Cambria"/>
          </w:rPr>
          <w:t xml:space="preserve">and </w:t>
        </w:r>
      </w:ins>
      <w:ins w:id="58" w:author="Stefen Wynn" w:date="2026-03-28T10:01:00Z" w16du:dateUtc="2026-03-28T16:01:00Z">
        <w:r w:rsidR="00D8572C">
          <w:rPr>
            <w:rFonts w:ascii="Cambria" w:hAnsi="Cambria"/>
          </w:rPr>
          <w:t>anticipated service-level deliveries</w:t>
        </w:r>
      </w:ins>
      <w:ins w:id="59" w:author="Stefen Wynn" w:date="2026-03-28T10:02:00Z" w16du:dateUtc="2026-03-28T16:02:00Z">
        <w:r w:rsidR="00D8572C">
          <w:rPr>
            <w:rFonts w:ascii="Cambria" w:hAnsi="Cambria"/>
          </w:rPr>
          <w:t xml:space="preserve"> that they expect the Town to receive from staff</w:t>
        </w:r>
      </w:ins>
      <w:ins w:id="60" w:author="Stefen Wynn" w:date="2026-03-28T10:01:00Z" w16du:dateUtc="2026-03-28T16:01:00Z">
        <w:r w:rsidR="00D8572C">
          <w:rPr>
            <w:rFonts w:ascii="Cambria" w:hAnsi="Cambria"/>
          </w:rPr>
          <w:t>,</w:t>
        </w:r>
      </w:ins>
      <w:ins w:id="61" w:author="Stefen Wynn" w:date="2026-03-28T09:57:00Z" w16du:dateUtc="2026-03-28T15:57:00Z">
        <w:r w:rsidR="00EC21C4">
          <w:rPr>
            <w:rFonts w:ascii="Cambria" w:hAnsi="Cambria"/>
          </w:rPr>
          <w:t xml:space="preserve"> </w:t>
        </w:r>
      </w:ins>
      <w:ins w:id="62" w:author="Stefen Wynn" w:date="2026-03-28T09:56:00Z" w16du:dateUtc="2026-03-28T15:56:00Z">
        <w:r w:rsidR="00EC21C4">
          <w:rPr>
            <w:rFonts w:ascii="Cambria" w:hAnsi="Cambria"/>
          </w:rPr>
          <w:t>and the Town Administrator and his team fill</w:t>
        </w:r>
      </w:ins>
      <w:ins w:id="63" w:author="Stefen Wynn" w:date="2026-03-28T10:02:00Z" w16du:dateUtc="2026-03-28T16:02:00Z">
        <w:r w:rsidR="00D8572C">
          <w:rPr>
            <w:rFonts w:ascii="Cambria" w:hAnsi="Cambria"/>
          </w:rPr>
          <w:t xml:space="preserve"> those</w:t>
        </w:r>
      </w:ins>
      <w:ins w:id="64" w:author="Stefen Wynn" w:date="2026-03-28T09:56:00Z" w16du:dateUtc="2026-03-28T15:56:00Z">
        <w:r w:rsidR="00EC21C4">
          <w:rPr>
            <w:rFonts w:ascii="Cambria" w:hAnsi="Cambria"/>
          </w:rPr>
          <w:t xml:space="preserve"> vacancies </w:t>
        </w:r>
      </w:ins>
      <w:ins w:id="65" w:author="Stefen Wynn" w:date="2026-03-28T10:02:00Z" w16du:dateUtc="2026-03-28T16:02:00Z">
        <w:r w:rsidR="00D8572C">
          <w:rPr>
            <w:rFonts w:ascii="Cambria" w:hAnsi="Cambria"/>
          </w:rPr>
          <w:t>to meet the desired service-delivery levels. The T</w:t>
        </w:r>
      </w:ins>
      <w:ins w:id="66" w:author="Stefen Wynn" w:date="2026-03-28T10:03:00Z" w16du:dateUtc="2026-03-28T16:03:00Z">
        <w:r w:rsidR="00D8572C">
          <w:rPr>
            <w:rFonts w:ascii="Cambria" w:hAnsi="Cambria"/>
          </w:rPr>
          <w:t xml:space="preserve">own Administrator has filled vacancies </w:t>
        </w:r>
      </w:ins>
      <w:ins w:id="67" w:author="Stefen Wynn" w:date="2026-03-28T09:56:00Z" w16du:dateUtc="2026-03-28T15:56:00Z">
        <w:r w:rsidR="00EC21C4">
          <w:rPr>
            <w:rFonts w:ascii="Cambria" w:hAnsi="Cambria"/>
          </w:rPr>
          <w:t xml:space="preserve">in staffing that have existed for years through carefully changing the culture of Town </w:t>
        </w:r>
      </w:ins>
      <w:ins w:id="68" w:author="Stefen Wynn" w:date="2026-03-28T09:57:00Z" w16du:dateUtc="2026-03-28T15:57:00Z">
        <w:r w:rsidR="00EC21C4">
          <w:rPr>
            <w:rFonts w:ascii="Cambria" w:hAnsi="Cambria"/>
          </w:rPr>
          <w:t xml:space="preserve">employment into a high-performing team of professional staff. </w:t>
        </w:r>
      </w:ins>
      <w:del w:id="69" w:author="Stefen Wynn" w:date="2026-03-28T09:57:00Z" w16du:dateUtc="2026-03-28T15:57:00Z">
        <w:r w:rsidR="001D41D6" w:rsidDel="00EC21C4">
          <w:rPr>
            <w:rFonts w:ascii="Cambria" w:hAnsi="Cambria"/>
          </w:rPr>
          <w:delText>The Tru</w:delText>
        </w:r>
        <w:r w:rsidR="005F7480" w:rsidDel="00EC21C4">
          <w:rPr>
            <w:rFonts w:ascii="Cambria" w:hAnsi="Cambria"/>
          </w:rPr>
          <w:delText>s</w:delText>
        </w:r>
        <w:r w:rsidR="001D41D6" w:rsidDel="00EC21C4">
          <w:rPr>
            <w:rFonts w:ascii="Cambria" w:hAnsi="Cambria"/>
          </w:rPr>
          <w:delText>tees approve staffing levels</w:delText>
        </w:r>
        <w:r w:rsidR="003425DD" w:rsidDel="00EC21C4">
          <w:rPr>
            <w:rFonts w:ascii="Cambria" w:hAnsi="Cambria"/>
          </w:rPr>
          <w:delText xml:space="preserve">. </w:delText>
        </w:r>
      </w:del>
      <w:r w:rsidR="00515197">
        <w:rPr>
          <w:rFonts w:ascii="Cambria" w:hAnsi="Cambria"/>
        </w:rPr>
        <w:t>As previously described, t</w:t>
      </w:r>
      <w:r w:rsidR="003425DD">
        <w:rPr>
          <w:rFonts w:ascii="Cambria" w:hAnsi="Cambria"/>
        </w:rPr>
        <w:t xml:space="preserve">he Town is </w:t>
      </w:r>
      <w:r w:rsidR="008155EA">
        <w:rPr>
          <w:rFonts w:ascii="Cambria" w:hAnsi="Cambria"/>
        </w:rPr>
        <w:t xml:space="preserve">embarking </w:t>
      </w:r>
      <w:del w:id="70" w:author="Stefen Wynn" w:date="2026-03-28T09:58:00Z" w16du:dateUtc="2026-03-28T15:58:00Z">
        <w:r w:rsidR="009D36E0" w:rsidDel="00EC21C4">
          <w:rPr>
            <w:rFonts w:ascii="Cambria" w:hAnsi="Cambria"/>
          </w:rPr>
          <w:delText xml:space="preserve"> </w:delText>
        </w:r>
      </w:del>
      <w:r w:rsidR="00B21ABD">
        <w:rPr>
          <w:rFonts w:ascii="Cambria" w:hAnsi="Cambria"/>
        </w:rPr>
        <w:t xml:space="preserve">on an unprecedented number of infrastructure </w:t>
      </w:r>
      <w:r w:rsidR="00E35D7B">
        <w:rPr>
          <w:rFonts w:ascii="Cambria" w:hAnsi="Cambria"/>
        </w:rPr>
        <w:t xml:space="preserve">improvements </w:t>
      </w:r>
      <w:r w:rsidR="00BD1ABD">
        <w:rPr>
          <w:rFonts w:ascii="Cambria" w:hAnsi="Cambria"/>
        </w:rPr>
        <w:t xml:space="preserve">which began </w:t>
      </w:r>
      <w:r w:rsidR="00BF6E77">
        <w:rPr>
          <w:rFonts w:ascii="Cambria" w:hAnsi="Cambria"/>
        </w:rPr>
        <w:t xml:space="preserve">in 2025 and </w:t>
      </w:r>
      <w:r w:rsidR="00221D73">
        <w:rPr>
          <w:rFonts w:ascii="Cambria" w:hAnsi="Cambria"/>
        </w:rPr>
        <w:t xml:space="preserve">will </w:t>
      </w:r>
      <w:r w:rsidR="00BF6E77">
        <w:rPr>
          <w:rFonts w:ascii="Cambria" w:hAnsi="Cambria"/>
        </w:rPr>
        <w:t>continu</w:t>
      </w:r>
      <w:r w:rsidR="00221D73">
        <w:rPr>
          <w:rFonts w:ascii="Cambria" w:hAnsi="Cambria"/>
        </w:rPr>
        <w:t>e</w:t>
      </w:r>
      <w:r w:rsidR="00BF6E77">
        <w:rPr>
          <w:rFonts w:ascii="Cambria" w:hAnsi="Cambria"/>
        </w:rPr>
        <w:t xml:space="preserve"> into 2027</w:t>
      </w:r>
      <w:ins w:id="71" w:author="Stefen Wynn" w:date="2026-03-28T10:03:00Z" w16du:dateUtc="2026-03-28T16:03:00Z">
        <w:r w:rsidR="00D8572C">
          <w:rPr>
            <w:rFonts w:ascii="Cambria" w:hAnsi="Cambria"/>
          </w:rPr>
          <w:t xml:space="preserve"> and beyond</w:t>
        </w:r>
      </w:ins>
      <w:r w:rsidR="00BF6E77">
        <w:rPr>
          <w:rFonts w:ascii="Cambria" w:hAnsi="Cambria"/>
        </w:rPr>
        <w:t xml:space="preserve">. </w:t>
      </w:r>
      <w:ins w:id="72" w:author="Stefen Wynn" w:date="2026-03-28T09:59:00Z" w16du:dateUtc="2026-03-28T15:59:00Z">
        <w:r w:rsidR="00EC21C4">
          <w:rPr>
            <w:rFonts w:ascii="Cambria" w:hAnsi="Cambria"/>
          </w:rPr>
          <w:t xml:space="preserve">The Town now has several capable employees available to respond to water emergencies so that the </w:t>
        </w:r>
      </w:ins>
      <w:ins w:id="73" w:author="Stefen Wynn" w:date="2026-03-28T10:03:00Z" w16du:dateUtc="2026-03-28T16:03:00Z">
        <w:r w:rsidR="00D8572C">
          <w:rPr>
            <w:rFonts w:ascii="Cambria" w:hAnsi="Cambria"/>
          </w:rPr>
          <w:t xml:space="preserve">Town doesn’t go without reliable water </w:t>
        </w:r>
      </w:ins>
      <w:ins w:id="74" w:author="Stefen Wynn" w:date="2026-03-28T10:04:00Z" w16du:dateUtc="2026-03-28T16:04:00Z">
        <w:r w:rsidR="00D8572C">
          <w:rPr>
            <w:rFonts w:ascii="Cambria" w:hAnsi="Cambria"/>
          </w:rPr>
          <w:t>service like it did in February 2019.</w:t>
        </w:r>
      </w:ins>
    </w:p>
    <w:p w14:paraId="5E01DC84" w14:textId="21DF4CE0" w:rsidR="00D8572C" w:rsidRDefault="00E54635">
      <w:pPr>
        <w:rPr>
          <w:ins w:id="75" w:author="Stefen Wynn" w:date="2026-03-28T10:05:00Z" w16du:dateUtc="2026-03-28T16:05:00Z"/>
          <w:rFonts w:ascii="Cambria" w:hAnsi="Cambria"/>
        </w:rPr>
      </w:pPr>
      <w:r>
        <w:rPr>
          <w:rFonts w:ascii="Cambria" w:hAnsi="Cambria"/>
        </w:rPr>
        <w:t>We ha</w:t>
      </w:r>
      <w:r w:rsidR="00C1463C">
        <w:rPr>
          <w:rFonts w:ascii="Cambria" w:hAnsi="Cambria"/>
        </w:rPr>
        <w:t>ven</w:t>
      </w:r>
      <w:r>
        <w:rPr>
          <w:rFonts w:ascii="Cambria" w:hAnsi="Cambria"/>
        </w:rPr>
        <w:t xml:space="preserve">’t yet mentioned the </w:t>
      </w:r>
      <w:r w:rsidR="00C1463C">
        <w:rPr>
          <w:rFonts w:ascii="Cambria" w:hAnsi="Cambria"/>
        </w:rPr>
        <w:t>$3M project</w:t>
      </w:r>
      <w:del w:id="76" w:author="Stefen Wynn" w:date="2026-03-28T10:04:00Z" w16du:dateUtc="2026-03-28T16:04:00Z">
        <w:r w:rsidR="00C1463C" w:rsidDel="00D8572C">
          <w:rPr>
            <w:rFonts w:ascii="Cambria" w:hAnsi="Cambria"/>
          </w:rPr>
          <w:delText xml:space="preserve"> </w:delText>
        </w:r>
        <w:r w:rsidR="001E3520" w:rsidDel="00D8572C">
          <w:rPr>
            <w:rFonts w:ascii="Cambria" w:hAnsi="Cambria"/>
          </w:rPr>
          <w:delText>scheduled to begin later this year</w:delText>
        </w:r>
      </w:del>
      <w:r w:rsidR="001E3520">
        <w:rPr>
          <w:rFonts w:ascii="Cambria" w:hAnsi="Cambria"/>
        </w:rPr>
        <w:t xml:space="preserve">, </w:t>
      </w:r>
      <w:r w:rsidR="00C1463C">
        <w:rPr>
          <w:rFonts w:ascii="Cambria" w:hAnsi="Cambria"/>
        </w:rPr>
        <w:t xml:space="preserve">to </w:t>
      </w:r>
      <w:r w:rsidR="00680C91">
        <w:rPr>
          <w:rFonts w:ascii="Cambria" w:hAnsi="Cambria"/>
        </w:rPr>
        <w:t xml:space="preserve">completely </w:t>
      </w:r>
      <w:r>
        <w:rPr>
          <w:rFonts w:ascii="Cambria" w:hAnsi="Cambria"/>
        </w:rPr>
        <w:t xml:space="preserve"> reconstruct a </w:t>
      </w:r>
      <w:r w:rsidR="00C1463C">
        <w:rPr>
          <w:rFonts w:ascii="Cambria" w:hAnsi="Cambria"/>
        </w:rPr>
        <w:t>dangerous</w:t>
      </w:r>
      <w:r>
        <w:rPr>
          <w:rFonts w:ascii="Cambria" w:hAnsi="Cambria"/>
        </w:rPr>
        <w:t xml:space="preserve"> intersection </w:t>
      </w:r>
      <w:r w:rsidR="00C1463C">
        <w:rPr>
          <w:rFonts w:ascii="Cambria" w:hAnsi="Cambria"/>
        </w:rPr>
        <w:t xml:space="preserve">that </w:t>
      </w:r>
      <w:r w:rsidR="001E3520">
        <w:rPr>
          <w:rFonts w:ascii="Cambria" w:hAnsi="Cambria"/>
        </w:rPr>
        <w:t xml:space="preserve">has been </w:t>
      </w:r>
      <w:ins w:id="77" w:author="Stefen Wynn" w:date="2026-03-28T10:04:00Z" w16du:dateUtc="2026-03-28T16:04:00Z">
        <w:r w:rsidR="00D8572C">
          <w:rPr>
            <w:rFonts w:ascii="Cambria" w:hAnsi="Cambria"/>
          </w:rPr>
          <w:t xml:space="preserve">nearly </w:t>
        </w:r>
      </w:ins>
      <w:r w:rsidR="00BE211D">
        <w:rPr>
          <w:rFonts w:ascii="Cambria" w:hAnsi="Cambria"/>
        </w:rPr>
        <w:t>fully</w:t>
      </w:r>
      <w:r w:rsidR="00A263C6">
        <w:rPr>
          <w:rFonts w:ascii="Cambria" w:hAnsi="Cambria"/>
        </w:rPr>
        <w:t xml:space="preserve"> funded </w:t>
      </w:r>
      <w:r w:rsidR="002B795B">
        <w:rPr>
          <w:rFonts w:ascii="Cambria" w:hAnsi="Cambria"/>
        </w:rPr>
        <w:t>through</w:t>
      </w:r>
      <w:r w:rsidR="00A263C6">
        <w:rPr>
          <w:rFonts w:ascii="Cambria" w:hAnsi="Cambria"/>
        </w:rPr>
        <w:t xml:space="preserve"> </w:t>
      </w:r>
      <w:r w:rsidR="002B795B">
        <w:rPr>
          <w:rFonts w:ascii="Cambria" w:hAnsi="Cambria"/>
        </w:rPr>
        <w:t xml:space="preserve">a </w:t>
      </w:r>
      <w:r w:rsidR="00916043">
        <w:rPr>
          <w:rFonts w:ascii="Cambria" w:hAnsi="Cambria"/>
        </w:rPr>
        <w:t>state</w:t>
      </w:r>
      <w:r w:rsidR="002B795B">
        <w:rPr>
          <w:rFonts w:ascii="Cambria" w:hAnsi="Cambria"/>
        </w:rPr>
        <w:t xml:space="preserve"> and federal </w:t>
      </w:r>
      <w:r w:rsidR="00A263C6">
        <w:rPr>
          <w:rFonts w:ascii="Cambria" w:hAnsi="Cambria"/>
        </w:rPr>
        <w:t>gra</w:t>
      </w:r>
      <w:r w:rsidR="00916043">
        <w:rPr>
          <w:rFonts w:ascii="Cambria" w:hAnsi="Cambria"/>
        </w:rPr>
        <w:t>nt</w:t>
      </w:r>
      <w:ins w:id="78" w:author="Stefen Wynn" w:date="2026-03-28T10:05:00Z" w16du:dateUtc="2026-03-28T16:05:00Z">
        <w:r w:rsidR="00D8572C">
          <w:rPr>
            <w:rFonts w:ascii="Cambria" w:hAnsi="Cambria"/>
          </w:rPr>
          <w:t>, with an expected local match of just under $33,000</w:t>
        </w:r>
      </w:ins>
      <w:r w:rsidR="002E6D68">
        <w:rPr>
          <w:rFonts w:ascii="Cambria" w:hAnsi="Cambria"/>
        </w:rPr>
        <w:t>.</w:t>
      </w:r>
      <w:r w:rsidR="00916043">
        <w:rPr>
          <w:rFonts w:ascii="Cambria" w:hAnsi="Cambria"/>
        </w:rPr>
        <w:t xml:space="preserve"> </w:t>
      </w:r>
      <w:r w:rsidR="002E6D68">
        <w:rPr>
          <w:rFonts w:ascii="Cambria" w:hAnsi="Cambria"/>
        </w:rPr>
        <w:t>T</w:t>
      </w:r>
      <w:r w:rsidR="00916043">
        <w:rPr>
          <w:rFonts w:ascii="Cambria" w:hAnsi="Cambria"/>
        </w:rPr>
        <w:t>h</w:t>
      </w:r>
      <w:r w:rsidR="00BE211D">
        <w:rPr>
          <w:rFonts w:ascii="Cambria" w:hAnsi="Cambria"/>
        </w:rPr>
        <w:t xml:space="preserve">is kind of </w:t>
      </w:r>
      <w:r w:rsidR="002E6D68">
        <w:rPr>
          <w:rFonts w:ascii="Cambria" w:hAnsi="Cambria"/>
        </w:rPr>
        <w:t>grant</w:t>
      </w:r>
      <w:r w:rsidR="00BE211D">
        <w:rPr>
          <w:rFonts w:ascii="Cambria" w:hAnsi="Cambria"/>
        </w:rPr>
        <w:t xml:space="preserve"> </w:t>
      </w:r>
      <w:r w:rsidR="002E6D68">
        <w:rPr>
          <w:rFonts w:ascii="Cambria" w:hAnsi="Cambria"/>
        </w:rPr>
        <w:t>funding</w:t>
      </w:r>
      <w:r w:rsidR="00BE211D">
        <w:rPr>
          <w:rFonts w:ascii="Cambria" w:hAnsi="Cambria"/>
        </w:rPr>
        <w:t xml:space="preserve"> for street </w:t>
      </w:r>
      <w:r w:rsidR="002E6D68">
        <w:rPr>
          <w:rFonts w:ascii="Cambria" w:hAnsi="Cambria"/>
        </w:rPr>
        <w:t>repairs</w:t>
      </w:r>
      <w:r w:rsidR="00BE211D">
        <w:rPr>
          <w:rFonts w:ascii="Cambria" w:hAnsi="Cambria"/>
        </w:rPr>
        <w:t xml:space="preserve"> is</w:t>
      </w:r>
      <w:r w:rsidR="00916043">
        <w:rPr>
          <w:rFonts w:ascii="Cambria" w:hAnsi="Cambria"/>
        </w:rPr>
        <w:t xml:space="preserve"> </w:t>
      </w:r>
      <w:r w:rsidR="005C22F4">
        <w:rPr>
          <w:rFonts w:ascii="Cambria" w:hAnsi="Cambria"/>
        </w:rPr>
        <w:t>unprecedented</w:t>
      </w:r>
      <w:ins w:id="79" w:author="Stefen Wynn" w:date="2026-03-28T10:05:00Z" w16du:dateUtc="2026-03-28T16:05:00Z">
        <w:r w:rsidR="00D8572C">
          <w:rPr>
            <w:rFonts w:ascii="Cambria" w:hAnsi="Cambria"/>
          </w:rPr>
          <w:t xml:space="preserve"> for a small town like Paonia which received a federal grant as a direct-recipient</w:t>
        </w:r>
      </w:ins>
      <w:ins w:id="80" w:author="Stefen Wynn" w:date="2026-03-28T10:07:00Z" w16du:dateUtc="2026-03-28T16:07:00Z">
        <w:r w:rsidR="00D8572C">
          <w:rPr>
            <w:rFonts w:ascii="Cambria" w:hAnsi="Cambria"/>
          </w:rPr>
          <w:t>, meaning no passthrough from a state agency</w:t>
        </w:r>
      </w:ins>
      <w:r w:rsidR="005C22F4">
        <w:rPr>
          <w:rFonts w:ascii="Cambria" w:hAnsi="Cambria"/>
        </w:rPr>
        <w:t>!</w:t>
      </w:r>
      <w:r w:rsidR="009149D9">
        <w:rPr>
          <w:rFonts w:ascii="Cambria" w:hAnsi="Cambria"/>
        </w:rPr>
        <w:t xml:space="preserve"> </w:t>
      </w:r>
      <w:ins w:id="81" w:author="Stefen Wynn" w:date="2026-03-28T10:05:00Z" w16du:dateUtc="2026-03-28T16:05:00Z">
        <w:r w:rsidR="00D8572C">
          <w:rPr>
            <w:rFonts w:ascii="Cambria" w:hAnsi="Cambria"/>
          </w:rPr>
          <w:t>The level of coordination between fed</w:t>
        </w:r>
      </w:ins>
      <w:ins w:id="82" w:author="Stefen Wynn" w:date="2026-03-28T10:06:00Z" w16du:dateUtc="2026-03-28T16:06:00Z">
        <w:r w:rsidR="00D8572C">
          <w:rPr>
            <w:rFonts w:ascii="Cambria" w:hAnsi="Cambria"/>
          </w:rPr>
          <w:t>eral, state, county and school board require</w:t>
        </w:r>
      </w:ins>
      <w:ins w:id="83" w:author="Stefen Wynn" w:date="2026-03-28T10:07:00Z" w16du:dateUtc="2026-03-28T16:07:00Z">
        <w:r w:rsidR="00D8572C">
          <w:rPr>
            <w:rFonts w:ascii="Cambria" w:hAnsi="Cambria"/>
          </w:rPr>
          <w:t>d</w:t>
        </w:r>
      </w:ins>
      <w:ins w:id="84" w:author="Stefen Wynn" w:date="2026-03-28T10:06:00Z" w16du:dateUtc="2026-03-28T16:06:00Z">
        <w:r w:rsidR="00D8572C">
          <w:rPr>
            <w:rFonts w:ascii="Cambria" w:hAnsi="Cambria"/>
          </w:rPr>
          <w:t xml:space="preserve"> a professional that knows how to expertly navigate each level of government. </w:t>
        </w:r>
      </w:ins>
    </w:p>
    <w:p w14:paraId="400E6D5D" w14:textId="4BF0BBBC" w:rsidR="00DD4BBE" w:rsidRDefault="009149D9">
      <w:pPr>
        <w:rPr>
          <w:rFonts w:ascii="Cambria" w:hAnsi="Cambria"/>
        </w:rPr>
      </w:pPr>
      <w:r>
        <w:rPr>
          <w:rFonts w:ascii="Cambria" w:hAnsi="Cambria"/>
        </w:rPr>
        <w:t>In order</w:t>
      </w:r>
      <w:r w:rsidR="003C57B5">
        <w:rPr>
          <w:rFonts w:ascii="Cambria" w:hAnsi="Cambria"/>
        </w:rPr>
        <w:t xml:space="preserve"> for</w:t>
      </w:r>
      <w:r w:rsidR="00263AB0">
        <w:rPr>
          <w:rFonts w:ascii="Cambria" w:hAnsi="Cambria"/>
        </w:rPr>
        <w:t xml:space="preserve"> </w:t>
      </w:r>
      <w:r w:rsidR="003C57B5">
        <w:rPr>
          <w:rFonts w:ascii="Cambria" w:hAnsi="Cambria"/>
        </w:rPr>
        <w:t xml:space="preserve">these projects to be </w:t>
      </w:r>
      <w:r w:rsidR="00D13238">
        <w:rPr>
          <w:rFonts w:ascii="Cambria" w:hAnsi="Cambria"/>
        </w:rPr>
        <w:t>successfully and</w:t>
      </w:r>
      <w:r w:rsidR="00263AB0">
        <w:rPr>
          <w:rFonts w:ascii="Cambria" w:hAnsi="Cambria"/>
        </w:rPr>
        <w:t xml:space="preserve"> </w:t>
      </w:r>
      <w:r w:rsidR="005A531D">
        <w:rPr>
          <w:rFonts w:ascii="Cambria" w:hAnsi="Cambria"/>
        </w:rPr>
        <w:t>continuously</w:t>
      </w:r>
      <w:r w:rsidR="00263AB0">
        <w:rPr>
          <w:rFonts w:ascii="Cambria" w:hAnsi="Cambria"/>
        </w:rPr>
        <w:t xml:space="preserve"> </w:t>
      </w:r>
      <w:r w:rsidR="003C57B5">
        <w:rPr>
          <w:rFonts w:ascii="Cambria" w:hAnsi="Cambria"/>
        </w:rPr>
        <w:t>ma</w:t>
      </w:r>
      <w:r w:rsidR="00263AB0">
        <w:rPr>
          <w:rFonts w:ascii="Cambria" w:hAnsi="Cambria"/>
        </w:rPr>
        <w:t>naged</w:t>
      </w:r>
      <w:r w:rsidR="003C57B5">
        <w:rPr>
          <w:rFonts w:ascii="Cambria" w:hAnsi="Cambria"/>
        </w:rPr>
        <w:t xml:space="preserve"> while also providing the daily services expected by citizen’s </w:t>
      </w:r>
      <w:r w:rsidR="00263AB0">
        <w:rPr>
          <w:rFonts w:ascii="Cambria" w:hAnsi="Cambria"/>
        </w:rPr>
        <w:t xml:space="preserve">requires </w:t>
      </w:r>
      <w:r w:rsidR="00D13238">
        <w:rPr>
          <w:rFonts w:ascii="Cambria" w:hAnsi="Cambria"/>
        </w:rPr>
        <w:t xml:space="preserve">staff to </w:t>
      </w:r>
      <w:r w:rsidR="005A4259">
        <w:rPr>
          <w:rFonts w:ascii="Cambria" w:hAnsi="Cambria"/>
        </w:rPr>
        <w:t>accomplish</w:t>
      </w:r>
      <w:r w:rsidR="00D13238">
        <w:rPr>
          <w:rFonts w:ascii="Cambria" w:hAnsi="Cambria"/>
        </w:rPr>
        <w:t xml:space="preserve"> these functions</w:t>
      </w:r>
      <w:r w:rsidR="005A4259">
        <w:rPr>
          <w:rFonts w:ascii="Cambria" w:hAnsi="Cambria"/>
        </w:rPr>
        <w:t xml:space="preserve">, consequently </w:t>
      </w:r>
      <w:r w:rsidR="00263AB0">
        <w:rPr>
          <w:rFonts w:ascii="Cambria" w:hAnsi="Cambria"/>
        </w:rPr>
        <w:t xml:space="preserve">two </w:t>
      </w:r>
      <w:r w:rsidR="00076776">
        <w:rPr>
          <w:rFonts w:ascii="Cambria" w:hAnsi="Cambria"/>
        </w:rPr>
        <w:t xml:space="preserve">more </w:t>
      </w:r>
      <w:r w:rsidR="00263AB0">
        <w:rPr>
          <w:rFonts w:ascii="Cambria" w:hAnsi="Cambria"/>
        </w:rPr>
        <w:t xml:space="preserve">full time </w:t>
      </w:r>
      <w:r w:rsidR="00076776">
        <w:rPr>
          <w:rFonts w:ascii="Cambria" w:hAnsi="Cambria"/>
        </w:rPr>
        <w:t>a</w:t>
      </w:r>
      <w:r w:rsidR="00263AB0">
        <w:rPr>
          <w:rFonts w:ascii="Cambria" w:hAnsi="Cambria"/>
        </w:rPr>
        <w:t xml:space="preserve">nd two </w:t>
      </w:r>
      <w:ins w:id="85" w:author="Stefen Wynn" w:date="2026-03-28T10:08:00Z" w16du:dateUtc="2026-03-28T16:08:00Z">
        <w:r w:rsidR="00D8572C">
          <w:rPr>
            <w:rFonts w:ascii="Cambria" w:hAnsi="Cambria"/>
          </w:rPr>
          <w:t xml:space="preserve">seasonal </w:t>
        </w:r>
      </w:ins>
      <w:del w:id="86" w:author="Stefen Wynn" w:date="2026-03-28T10:08:00Z" w16du:dateUtc="2026-03-28T16:08:00Z">
        <w:r w:rsidR="00263AB0" w:rsidDel="00D8572C">
          <w:rPr>
            <w:rFonts w:ascii="Cambria" w:hAnsi="Cambria"/>
          </w:rPr>
          <w:delText xml:space="preserve">summer </w:delText>
        </w:r>
      </w:del>
      <w:r w:rsidR="004522A3">
        <w:rPr>
          <w:rFonts w:ascii="Cambria" w:hAnsi="Cambria"/>
        </w:rPr>
        <w:t xml:space="preserve">Park </w:t>
      </w:r>
      <w:ins w:id="87" w:author="Stefen Wynn" w:date="2026-03-28T10:08:00Z" w16du:dateUtc="2026-03-28T16:08:00Z">
        <w:r w:rsidR="00D8572C">
          <w:rPr>
            <w:rFonts w:ascii="Cambria" w:hAnsi="Cambria"/>
          </w:rPr>
          <w:t xml:space="preserve">positions </w:t>
        </w:r>
      </w:ins>
      <w:del w:id="88" w:author="Stefen Wynn" w:date="2026-03-28T10:08:00Z" w16du:dateUtc="2026-03-28T16:08:00Z">
        <w:r w:rsidR="00076776" w:rsidDel="00D8572C">
          <w:rPr>
            <w:rFonts w:ascii="Cambria" w:hAnsi="Cambria"/>
          </w:rPr>
          <w:delText>interns</w:delText>
        </w:r>
      </w:del>
      <w:r w:rsidR="0038019E">
        <w:rPr>
          <w:rFonts w:ascii="Cambria" w:hAnsi="Cambria"/>
        </w:rPr>
        <w:t xml:space="preserve"> have been approved</w:t>
      </w:r>
      <w:r w:rsidR="005A4259">
        <w:rPr>
          <w:rFonts w:ascii="Cambria" w:hAnsi="Cambria"/>
        </w:rPr>
        <w:t xml:space="preserve"> </w:t>
      </w:r>
      <w:r w:rsidR="0074321F">
        <w:rPr>
          <w:rFonts w:ascii="Cambria" w:hAnsi="Cambria"/>
        </w:rPr>
        <w:t xml:space="preserve">by the Trustees </w:t>
      </w:r>
      <w:r w:rsidR="005A4259">
        <w:rPr>
          <w:rFonts w:ascii="Cambria" w:hAnsi="Cambria"/>
        </w:rPr>
        <w:t>for 2026</w:t>
      </w:r>
      <w:r w:rsidR="00263AB0">
        <w:rPr>
          <w:rFonts w:ascii="Cambria" w:hAnsi="Cambria"/>
        </w:rPr>
        <w:t xml:space="preserve">. </w:t>
      </w:r>
      <w:del w:id="89" w:author="Stefen Wynn" w:date="2026-03-28T10:08:00Z" w16du:dateUtc="2026-03-28T16:08:00Z">
        <w:r w:rsidR="00606205" w:rsidDel="00D8572C">
          <w:rPr>
            <w:rFonts w:ascii="Cambria" w:hAnsi="Cambria"/>
          </w:rPr>
          <w:delText>None of th</w:delText>
        </w:r>
        <w:r w:rsidR="00F017E9" w:rsidDel="00D8572C">
          <w:rPr>
            <w:rFonts w:ascii="Cambria" w:hAnsi="Cambria"/>
          </w:rPr>
          <w:delText>ese</w:delText>
        </w:r>
      </w:del>
      <w:r w:rsidR="00F017E9">
        <w:rPr>
          <w:rFonts w:ascii="Cambria" w:hAnsi="Cambria"/>
        </w:rPr>
        <w:t xml:space="preserve"> </w:t>
      </w:r>
      <w:ins w:id="90" w:author="Stefen Wynn" w:date="2026-03-28T10:08:00Z" w16du:dateUtc="2026-03-28T16:08:00Z">
        <w:r w:rsidR="00D8572C">
          <w:rPr>
            <w:rFonts w:ascii="Cambria" w:hAnsi="Cambria"/>
          </w:rPr>
          <w:t>I</w:t>
        </w:r>
      </w:ins>
      <w:del w:id="91" w:author="Stefen Wynn" w:date="2026-03-28T10:08:00Z" w16du:dateUtc="2026-03-28T16:08:00Z">
        <w:r w:rsidR="005A531D" w:rsidDel="00D8572C">
          <w:rPr>
            <w:rFonts w:ascii="Cambria" w:hAnsi="Cambria"/>
          </w:rPr>
          <w:delText>i</w:delText>
        </w:r>
      </w:del>
      <w:r w:rsidR="005A531D">
        <w:rPr>
          <w:rFonts w:ascii="Cambria" w:hAnsi="Cambria"/>
        </w:rPr>
        <w:t xml:space="preserve">nfrastructure </w:t>
      </w:r>
      <w:r w:rsidR="00317C53">
        <w:rPr>
          <w:rFonts w:ascii="Cambria" w:hAnsi="Cambria"/>
        </w:rPr>
        <w:t>improvements</w:t>
      </w:r>
      <w:r w:rsidR="00F017E9">
        <w:rPr>
          <w:rFonts w:ascii="Cambria" w:hAnsi="Cambria"/>
        </w:rPr>
        <w:t xml:space="preserve"> </w:t>
      </w:r>
      <w:del w:id="92" w:author="Stefen Wynn" w:date="2026-03-28T10:08:00Z" w16du:dateUtc="2026-03-28T16:08:00Z">
        <w:r w:rsidR="00F017E9" w:rsidDel="00D8572C">
          <w:rPr>
            <w:rFonts w:ascii="Cambria" w:hAnsi="Cambria"/>
          </w:rPr>
          <w:delText xml:space="preserve">are </w:delText>
        </w:r>
        <w:r w:rsidR="00606205" w:rsidDel="00D8572C">
          <w:rPr>
            <w:rFonts w:ascii="Cambria" w:hAnsi="Cambria"/>
          </w:rPr>
          <w:delText>p</w:delText>
        </w:r>
        <w:r w:rsidR="00E76A13" w:rsidDel="00D8572C">
          <w:rPr>
            <w:rFonts w:ascii="Cambria" w:hAnsi="Cambria"/>
          </w:rPr>
          <w:delText>o</w:delText>
        </w:r>
        <w:r w:rsidR="00606205" w:rsidDel="00D8572C">
          <w:rPr>
            <w:rFonts w:ascii="Cambria" w:hAnsi="Cambria"/>
          </w:rPr>
          <w:delText xml:space="preserve">ssible without </w:delText>
        </w:r>
      </w:del>
      <w:ins w:id="93" w:author="Stefen Wynn" w:date="2026-03-28T10:08:00Z" w16du:dateUtc="2026-03-28T16:08:00Z">
        <w:r w:rsidR="00D8572C">
          <w:rPr>
            <w:rFonts w:ascii="Cambria" w:hAnsi="Cambria"/>
          </w:rPr>
          <w:t xml:space="preserve"> require </w:t>
        </w:r>
      </w:ins>
      <w:r w:rsidR="00E76A13">
        <w:rPr>
          <w:rFonts w:ascii="Cambria" w:hAnsi="Cambria"/>
        </w:rPr>
        <w:t xml:space="preserve">adequate </w:t>
      </w:r>
      <w:r w:rsidR="00606205">
        <w:rPr>
          <w:rFonts w:ascii="Cambria" w:hAnsi="Cambria"/>
        </w:rPr>
        <w:t>staff</w:t>
      </w:r>
      <w:ins w:id="94" w:author="Stefen Wynn" w:date="2026-03-28T10:08:00Z" w16du:dateUtc="2026-03-28T16:08:00Z">
        <w:r w:rsidR="00D8572C">
          <w:rPr>
            <w:rFonts w:ascii="Cambria" w:hAnsi="Cambria"/>
          </w:rPr>
          <w:t xml:space="preserve"> to make them successful</w:t>
        </w:r>
      </w:ins>
      <w:r w:rsidR="0074321F">
        <w:rPr>
          <w:rFonts w:ascii="Cambria" w:hAnsi="Cambria"/>
        </w:rPr>
        <w:t xml:space="preserve">. </w:t>
      </w:r>
      <w:r w:rsidR="00030C9D">
        <w:rPr>
          <w:rFonts w:ascii="Cambria" w:hAnsi="Cambria"/>
        </w:rPr>
        <w:t xml:space="preserve">Referring </w:t>
      </w:r>
      <w:r w:rsidR="000F6B03">
        <w:rPr>
          <w:rFonts w:ascii="Cambria" w:hAnsi="Cambria"/>
        </w:rPr>
        <w:t>to</w:t>
      </w:r>
      <w:r w:rsidR="00E76A13">
        <w:rPr>
          <w:rFonts w:ascii="Cambria" w:hAnsi="Cambria"/>
        </w:rPr>
        <w:t xml:space="preserve"> it </w:t>
      </w:r>
      <w:r w:rsidR="0032338E">
        <w:rPr>
          <w:rFonts w:ascii="Cambria" w:hAnsi="Cambria"/>
        </w:rPr>
        <w:t xml:space="preserve">as </w:t>
      </w:r>
      <w:r w:rsidR="006A15C4">
        <w:rPr>
          <w:rFonts w:ascii="Cambria" w:hAnsi="Cambria"/>
        </w:rPr>
        <w:t>growing</w:t>
      </w:r>
      <w:r w:rsidR="00E76A13">
        <w:rPr>
          <w:rFonts w:ascii="Cambria" w:hAnsi="Cambria"/>
        </w:rPr>
        <w:t xml:space="preserve"> </w:t>
      </w:r>
      <w:r w:rsidR="00317C53">
        <w:rPr>
          <w:rFonts w:ascii="Cambria" w:hAnsi="Cambria"/>
        </w:rPr>
        <w:t>bureaucracy</w:t>
      </w:r>
      <w:r w:rsidR="006A15C4">
        <w:rPr>
          <w:rFonts w:ascii="Cambria" w:hAnsi="Cambria"/>
        </w:rPr>
        <w:t>,</w:t>
      </w:r>
      <w:r w:rsidR="00E76A13">
        <w:rPr>
          <w:rFonts w:ascii="Cambria" w:hAnsi="Cambria"/>
        </w:rPr>
        <w:t xml:space="preserve"> </w:t>
      </w:r>
      <w:r w:rsidR="00317C53">
        <w:rPr>
          <w:rFonts w:ascii="Cambria" w:hAnsi="Cambria"/>
        </w:rPr>
        <w:t>ignores t</w:t>
      </w:r>
      <w:r w:rsidR="00DD4BBE">
        <w:rPr>
          <w:rFonts w:ascii="Cambria" w:hAnsi="Cambria"/>
        </w:rPr>
        <w:t xml:space="preserve">hat many of these improvements were not </w:t>
      </w:r>
      <w:r w:rsidR="005F0416">
        <w:rPr>
          <w:rFonts w:ascii="Cambria" w:hAnsi="Cambria"/>
        </w:rPr>
        <w:t xml:space="preserve">previously </w:t>
      </w:r>
      <w:r w:rsidR="00DD4BBE">
        <w:rPr>
          <w:rFonts w:ascii="Cambria" w:hAnsi="Cambria"/>
        </w:rPr>
        <w:t>possible because of a lack of adequate staff</w:t>
      </w:r>
      <w:ins w:id="95" w:author="Stefen Wynn" w:date="2026-03-28T10:08:00Z" w16du:dateUtc="2026-03-28T16:08:00Z">
        <w:r w:rsidR="00D8572C">
          <w:rPr>
            <w:rFonts w:ascii="Cambria" w:hAnsi="Cambria"/>
          </w:rPr>
          <w:t>, and completely misses</w:t>
        </w:r>
      </w:ins>
      <w:ins w:id="96" w:author="Stefen Wynn" w:date="2026-03-28T10:09:00Z" w16du:dateUtc="2026-03-28T16:09:00Z">
        <w:r w:rsidR="00D8572C">
          <w:rPr>
            <w:rFonts w:ascii="Cambria" w:hAnsi="Cambria"/>
          </w:rPr>
          <w:t xml:space="preserve"> the fact that with adequate staffing we would have routine maintenance and inspections of infrastructure th</w:t>
        </w:r>
      </w:ins>
      <w:ins w:id="97" w:author="Stefen Wynn" w:date="2026-03-28T10:10:00Z" w16du:dateUtc="2026-03-28T16:10:00Z">
        <w:r w:rsidR="00D8572C">
          <w:rPr>
            <w:rFonts w:ascii="Cambria" w:hAnsi="Cambria"/>
          </w:rPr>
          <w:t>at may</w:t>
        </w:r>
      </w:ins>
      <w:ins w:id="98" w:author="Stefen Wynn" w:date="2026-03-28T10:09:00Z" w16du:dateUtc="2026-03-28T16:09:00Z">
        <w:r w:rsidR="00D8572C">
          <w:rPr>
            <w:rFonts w:ascii="Cambria" w:hAnsi="Cambria"/>
          </w:rPr>
          <w:t xml:space="preserve"> have found the catastrophic water leak much earlier in 2019</w:t>
        </w:r>
      </w:ins>
      <w:r w:rsidR="00DD4BBE">
        <w:rPr>
          <w:rFonts w:ascii="Cambria" w:hAnsi="Cambria"/>
        </w:rPr>
        <w:t>.</w:t>
      </w:r>
    </w:p>
    <w:p w14:paraId="25463672" w14:textId="77777777" w:rsidR="008A65BE" w:rsidRDefault="00271CC7">
      <w:pPr>
        <w:rPr>
          <w:ins w:id="99" w:author="Stefen Wynn" w:date="2026-03-28T10:16:00Z" w16du:dateUtc="2026-03-28T16:16:00Z"/>
          <w:rFonts w:ascii="Cambria" w:hAnsi="Cambria"/>
        </w:rPr>
      </w:pPr>
      <w:r>
        <w:rPr>
          <w:rFonts w:ascii="Cambria" w:hAnsi="Cambria"/>
        </w:rPr>
        <w:t>With regards to the budget</w:t>
      </w:r>
      <w:r w:rsidR="00F7152B">
        <w:rPr>
          <w:rFonts w:ascii="Cambria" w:hAnsi="Cambria"/>
        </w:rPr>
        <w:t xml:space="preserve">, </w:t>
      </w:r>
      <w:r w:rsidR="00261361">
        <w:rPr>
          <w:rFonts w:ascii="Cambria" w:hAnsi="Cambria"/>
        </w:rPr>
        <w:t xml:space="preserve">beginning </w:t>
      </w:r>
      <w:r w:rsidR="00F7152B">
        <w:rPr>
          <w:rFonts w:ascii="Cambria" w:hAnsi="Cambria"/>
        </w:rPr>
        <w:t>a</w:t>
      </w:r>
      <w:r w:rsidR="00BC3C8D">
        <w:rPr>
          <w:rFonts w:ascii="Cambria" w:hAnsi="Cambria"/>
        </w:rPr>
        <w:t xml:space="preserve">pproximately </w:t>
      </w:r>
      <w:r w:rsidR="00B4561F">
        <w:rPr>
          <w:rFonts w:ascii="Cambria" w:hAnsi="Cambria"/>
        </w:rPr>
        <w:t>1</w:t>
      </w:r>
      <w:r w:rsidR="007B51B9">
        <w:rPr>
          <w:rFonts w:ascii="Cambria" w:hAnsi="Cambria"/>
        </w:rPr>
        <w:t>9</w:t>
      </w:r>
      <w:r w:rsidR="00B4561F">
        <w:rPr>
          <w:rFonts w:ascii="Cambria" w:hAnsi="Cambria"/>
        </w:rPr>
        <w:t xml:space="preserve"> years ago t</w:t>
      </w:r>
      <w:r w:rsidR="002F37C7">
        <w:rPr>
          <w:rFonts w:ascii="Cambria" w:hAnsi="Cambria"/>
        </w:rPr>
        <w:t>h</w:t>
      </w:r>
      <w:r w:rsidR="00F75471">
        <w:rPr>
          <w:rFonts w:ascii="Cambria" w:hAnsi="Cambria"/>
        </w:rPr>
        <w:t>e</w:t>
      </w:r>
      <w:r w:rsidR="002F37C7">
        <w:rPr>
          <w:rFonts w:ascii="Cambria" w:hAnsi="Cambria"/>
        </w:rPr>
        <w:t xml:space="preserve"> Town of P</w:t>
      </w:r>
      <w:r w:rsidR="00AC2162">
        <w:rPr>
          <w:rFonts w:ascii="Cambria" w:hAnsi="Cambria"/>
        </w:rPr>
        <w:t xml:space="preserve">aonia had almost $500,000 </w:t>
      </w:r>
      <w:r w:rsidR="004B1ADD">
        <w:rPr>
          <w:rFonts w:ascii="Cambria" w:hAnsi="Cambria"/>
        </w:rPr>
        <w:t>stolen</w:t>
      </w:r>
      <w:r w:rsidR="00AC2162">
        <w:rPr>
          <w:rFonts w:ascii="Cambria" w:hAnsi="Cambria"/>
        </w:rPr>
        <w:t xml:space="preserve"> </w:t>
      </w:r>
      <w:r w:rsidR="00BB60C5">
        <w:rPr>
          <w:rFonts w:ascii="Cambria" w:hAnsi="Cambria"/>
        </w:rPr>
        <w:t xml:space="preserve">by a single employee </w:t>
      </w:r>
      <w:r w:rsidR="00DC7843">
        <w:rPr>
          <w:rFonts w:ascii="Cambria" w:hAnsi="Cambria"/>
        </w:rPr>
        <w:t>over</w:t>
      </w:r>
      <w:r w:rsidR="00391DDD">
        <w:rPr>
          <w:rFonts w:ascii="Cambria" w:hAnsi="Cambria"/>
        </w:rPr>
        <w:t xml:space="preserve"> </w:t>
      </w:r>
      <w:r w:rsidR="007B51B9">
        <w:rPr>
          <w:rFonts w:ascii="Cambria" w:hAnsi="Cambria"/>
        </w:rPr>
        <w:t>a</w:t>
      </w:r>
      <w:r w:rsidR="00AC2162">
        <w:rPr>
          <w:rFonts w:ascii="Cambria" w:hAnsi="Cambria"/>
        </w:rPr>
        <w:t xml:space="preserve"> </w:t>
      </w:r>
      <w:r w:rsidR="009B6316">
        <w:rPr>
          <w:rFonts w:ascii="Cambria" w:hAnsi="Cambria"/>
        </w:rPr>
        <w:t xml:space="preserve">period of six years. </w:t>
      </w:r>
      <w:r w:rsidR="00AE7A1A">
        <w:rPr>
          <w:rFonts w:ascii="Cambria" w:hAnsi="Cambria"/>
        </w:rPr>
        <w:t xml:space="preserve">This hard history </w:t>
      </w:r>
      <w:r w:rsidR="00F262A7">
        <w:rPr>
          <w:rFonts w:ascii="Cambria" w:hAnsi="Cambria"/>
        </w:rPr>
        <w:t>is acknowledged by current Town staff and elected</w:t>
      </w:r>
      <w:r w:rsidR="006D6B72">
        <w:rPr>
          <w:rFonts w:ascii="Cambria" w:hAnsi="Cambria"/>
        </w:rPr>
        <w:t xml:space="preserve"> officials </w:t>
      </w:r>
      <w:ins w:id="100" w:author="Stefen Wynn" w:date="2026-03-28T10:10:00Z" w16du:dateUtc="2026-03-28T16:10:00Z">
        <w:r w:rsidR="00D8572C">
          <w:rPr>
            <w:rFonts w:ascii="Cambria" w:hAnsi="Cambria"/>
          </w:rPr>
          <w:t xml:space="preserve">and more progress has been made in the last 2.5 years </w:t>
        </w:r>
      </w:ins>
      <w:ins w:id="101" w:author="Stefen Wynn" w:date="2026-03-28T10:11:00Z" w16du:dateUtc="2026-03-28T16:11:00Z">
        <w:r w:rsidR="008A65BE">
          <w:rPr>
            <w:rFonts w:ascii="Cambria" w:hAnsi="Cambria"/>
          </w:rPr>
          <w:t>to protect the Town</w:t>
        </w:r>
      </w:ins>
      <w:ins w:id="102" w:author="Stefen Wynn" w:date="2026-03-28T10:10:00Z" w16du:dateUtc="2026-03-28T16:10:00Z">
        <w:r w:rsidR="00D8572C">
          <w:rPr>
            <w:rFonts w:ascii="Cambria" w:hAnsi="Cambria"/>
          </w:rPr>
          <w:t xml:space="preserve"> fi</w:t>
        </w:r>
      </w:ins>
      <w:ins w:id="103" w:author="Stefen Wynn" w:date="2026-03-28T10:11:00Z" w16du:dateUtc="2026-03-28T16:11:00Z">
        <w:r w:rsidR="00D8572C">
          <w:rPr>
            <w:rFonts w:ascii="Cambria" w:hAnsi="Cambria"/>
          </w:rPr>
          <w:t xml:space="preserve">nances and </w:t>
        </w:r>
      </w:ins>
      <w:ins w:id="104" w:author="Stefen Wynn" w:date="2026-03-28T10:13:00Z" w16du:dateUtc="2026-03-28T16:13:00Z">
        <w:r w:rsidR="008A65BE">
          <w:rPr>
            <w:rFonts w:ascii="Cambria" w:hAnsi="Cambria"/>
          </w:rPr>
          <w:t>improve</w:t>
        </w:r>
      </w:ins>
      <w:ins w:id="105" w:author="Stefen Wynn" w:date="2026-03-28T10:11:00Z" w16du:dateUtc="2026-03-28T16:11:00Z">
        <w:r w:rsidR="00D8572C">
          <w:rPr>
            <w:rFonts w:ascii="Cambria" w:hAnsi="Cambria"/>
          </w:rPr>
          <w:t xml:space="preserve"> transparency </w:t>
        </w:r>
        <w:r w:rsidR="008A65BE">
          <w:rPr>
            <w:rFonts w:ascii="Cambria" w:hAnsi="Cambria"/>
          </w:rPr>
          <w:t xml:space="preserve">in financial reporting </w:t>
        </w:r>
        <w:r w:rsidR="00D8572C">
          <w:rPr>
            <w:rFonts w:ascii="Cambria" w:hAnsi="Cambria"/>
          </w:rPr>
          <w:t xml:space="preserve">than has </w:t>
        </w:r>
        <w:r w:rsidR="008A65BE">
          <w:rPr>
            <w:rFonts w:ascii="Cambria" w:hAnsi="Cambria"/>
          </w:rPr>
          <w:t xml:space="preserve">ever been made in the Town’s history. This is evident by having peer-reviewed budgets and </w:t>
        </w:r>
      </w:ins>
      <w:ins w:id="106" w:author="Stefen Wynn" w:date="2026-03-28T10:12:00Z" w16du:dateUtc="2026-03-28T16:12:00Z">
        <w:r w:rsidR="008A65BE">
          <w:rPr>
            <w:rFonts w:ascii="Cambria" w:hAnsi="Cambria"/>
          </w:rPr>
          <w:t xml:space="preserve">audits by a nationally recognized association of public finance professionals, the Government Finance Officers Association. </w:t>
        </w:r>
      </w:ins>
      <w:ins w:id="107" w:author="Stefen Wynn" w:date="2026-03-28T10:11:00Z" w16du:dateUtc="2026-03-28T16:11:00Z">
        <w:r w:rsidR="008A65BE">
          <w:rPr>
            <w:rFonts w:ascii="Cambria" w:hAnsi="Cambria"/>
          </w:rPr>
          <w:t xml:space="preserve"> </w:t>
        </w:r>
      </w:ins>
      <w:ins w:id="108" w:author="Stefen Wynn" w:date="2026-03-28T10:14:00Z" w16du:dateUtc="2026-03-28T16:14:00Z">
        <w:r w:rsidR="008A65BE">
          <w:rPr>
            <w:rFonts w:ascii="Cambria" w:hAnsi="Cambria"/>
          </w:rPr>
          <w:t>E</w:t>
        </w:r>
      </w:ins>
      <w:del w:id="109" w:author="Stefen Wynn" w:date="2026-03-28T10:14:00Z" w16du:dateUtc="2026-03-28T16:14:00Z">
        <w:r w:rsidR="006D6B72" w:rsidDel="008A65BE">
          <w:rPr>
            <w:rFonts w:ascii="Cambria" w:hAnsi="Cambria"/>
          </w:rPr>
          <w:delText xml:space="preserve">and </w:delText>
        </w:r>
        <w:r w:rsidR="001C17E4" w:rsidDel="008A65BE">
          <w:rPr>
            <w:rFonts w:ascii="Cambria" w:hAnsi="Cambria"/>
          </w:rPr>
          <w:delText>e</w:delText>
        </w:r>
      </w:del>
      <w:r w:rsidR="001C17E4">
        <w:rPr>
          <w:rFonts w:ascii="Cambria" w:hAnsi="Cambria"/>
        </w:rPr>
        <w:t xml:space="preserve">very decision </w:t>
      </w:r>
      <w:r w:rsidR="001A6D9D">
        <w:rPr>
          <w:rFonts w:ascii="Cambria" w:hAnsi="Cambria"/>
        </w:rPr>
        <w:t>about</w:t>
      </w:r>
      <w:r w:rsidR="001C17E4">
        <w:rPr>
          <w:rFonts w:ascii="Cambria" w:hAnsi="Cambria"/>
        </w:rPr>
        <w:t xml:space="preserve"> Town finances is made to ensure </w:t>
      </w:r>
      <w:r w:rsidR="001A6D9D">
        <w:rPr>
          <w:rFonts w:ascii="Cambria" w:hAnsi="Cambria"/>
        </w:rPr>
        <w:t xml:space="preserve">that </w:t>
      </w:r>
      <w:r w:rsidR="005C73BF">
        <w:rPr>
          <w:rFonts w:ascii="Cambria" w:hAnsi="Cambria"/>
        </w:rPr>
        <w:t xml:space="preserve">this history is </w:t>
      </w:r>
      <w:r w:rsidR="007B21BD">
        <w:rPr>
          <w:rFonts w:ascii="Cambria" w:hAnsi="Cambria"/>
        </w:rPr>
        <w:t xml:space="preserve">not </w:t>
      </w:r>
      <w:r w:rsidR="00403C62">
        <w:rPr>
          <w:rFonts w:ascii="Cambria" w:hAnsi="Cambria"/>
        </w:rPr>
        <w:t>r</w:t>
      </w:r>
      <w:r w:rsidR="007B21BD">
        <w:rPr>
          <w:rFonts w:ascii="Cambria" w:hAnsi="Cambria"/>
        </w:rPr>
        <w:t>epeated</w:t>
      </w:r>
      <w:ins w:id="110" w:author="Stefen Wynn" w:date="2026-03-28T10:14:00Z" w16du:dateUtc="2026-03-28T16:14:00Z">
        <w:r w:rsidR="008A65BE">
          <w:rPr>
            <w:rFonts w:ascii="Cambria" w:hAnsi="Cambria"/>
          </w:rPr>
          <w:t xml:space="preserve">, through our Town Administrator’s own initiative, an ordinance was brought forward to fully define </w:t>
        </w:r>
      </w:ins>
      <w:ins w:id="111" w:author="Stefen Wynn" w:date="2026-03-28T10:15:00Z" w16du:dateUtc="2026-03-28T16:15:00Z">
        <w:r w:rsidR="008A65BE">
          <w:rPr>
            <w:rFonts w:ascii="Cambria" w:hAnsi="Cambria"/>
          </w:rPr>
          <w:t>purchasing and procurement and it is now codified in the Town’s municipal code</w:t>
        </w:r>
      </w:ins>
      <w:r w:rsidR="006D6B72">
        <w:rPr>
          <w:rFonts w:ascii="Cambria" w:hAnsi="Cambria"/>
        </w:rPr>
        <w:t>.</w:t>
      </w:r>
      <w:ins w:id="112" w:author="Stefen Wynn" w:date="2026-03-28T10:15:00Z" w16du:dateUtc="2026-03-28T16:15:00Z">
        <w:r w:rsidR="008A65BE">
          <w:rPr>
            <w:rFonts w:ascii="Cambria" w:hAnsi="Cambria"/>
          </w:rPr>
          <w:t xml:space="preserve"> This forward thinking helped secure internal controls so that future administrations operate in a way that is secure and defined. </w:t>
        </w:r>
      </w:ins>
      <w:r w:rsidR="006D6B72">
        <w:rPr>
          <w:rFonts w:ascii="Cambria" w:hAnsi="Cambria"/>
        </w:rPr>
        <w:t xml:space="preserve"> </w:t>
      </w:r>
    </w:p>
    <w:p w14:paraId="30CF1731" w14:textId="5CF7DE40" w:rsidR="00E84A60" w:rsidRDefault="008A65BE">
      <w:pPr>
        <w:rPr>
          <w:rFonts w:ascii="Cambria" w:hAnsi="Cambria"/>
        </w:rPr>
      </w:pPr>
      <w:ins w:id="113" w:author="Stefen Wynn" w:date="2026-03-28T10:16:00Z" w16du:dateUtc="2026-03-28T16:16:00Z">
        <w:r>
          <w:rPr>
            <w:rFonts w:ascii="Cambria" w:hAnsi="Cambria"/>
          </w:rPr>
          <w:t xml:space="preserve">A </w:t>
        </w:r>
      </w:ins>
      <w:del w:id="114" w:author="Stefen Wynn" w:date="2026-03-28T10:16:00Z" w16du:dateUtc="2026-03-28T16:16:00Z">
        <w:r w:rsidR="00304052" w:rsidDel="008A65BE">
          <w:rPr>
            <w:rFonts w:ascii="Cambria" w:hAnsi="Cambria"/>
          </w:rPr>
          <w:delText>This</w:delText>
        </w:r>
        <w:r w:rsidR="00AE7A1A" w:rsidDel="008A65BE">
          <w:rPr>
            <w:rFonts w:ascii="Cambria" w:hAnsi="Cambria"/>
          </w:rPr>
          <w:delText xml:space="preserve"> is why </w:delText>
        </w:r>
        <w:r w:rsidR="00D83C92" w:rsidDel="008A65BE">
          <w:rPr>
            <w:rFonts w:ascii="Cambria" w:hAnsi="Cambria"/>
          </w:rPr>
          <w:delText xml:space="preserve">a </w:delText>
        </w:r>
      </w:del>
      <w:r w:rsidR="00D83C92">
        <w:rPr>
          <w:rFonts w:ascii="Cambria" w:hAnsi="Cambria"/>
        </w:rPr>
        <w:t>robust set of internal controls have been put in place</w:t>
      </w:r>
      <w:r w:rsidR="00244A8C">
        <w:rPr>
          <w:rFonts w:ascii="Cambria" w:hAnsi="Cambria"/>
        </w:rPr>
        <w:t xml:space="preserve"> ensuring</w:t>
      </w:r>
      <w:r w:rsidR="00821224">
        <w:rPr>
          <w:rFonts w:ascii="Cambria" w:hAnsi="Cambria"/>
        </w:rPr>
        <w:t xml:space="preserve"> </w:t>
      </w:r>
      <w:r w:rsidR="004D1531">
        <w:rPr>
          <w:rFonts w:ascii="Cambria" w:hAnsi="Cambria"/>
        </w:rPr>
        <w:t>the</w:t>
      </w:r>
      <w:r w:rsidR="004329F2">
        <w:rPr>
          <w:rFonts w:ascii="Cambria" w:hAnsi="Cambria"/>
        </w:rPr>
        <w:t xml:space="preserve"> Town</w:t>
      </w:r>
      <w:r w:rsidR="004D1531">
        <w:rPr>
          <w:rFonts w:ascii="Cambria" w:hAnsi="Cambria"/>
        </w:rPr>
        <w:t>’</w:t>
      </w:r>
      <w:r w:rsidR="004329F2">
        <w:rPr>
          <w:rFonts w:ascii="Cambria" w:hAnsi="Cambria"/>
        </w:rPr>
        <w:t xml:space="preserve">s financial </w:t>
      </w:r>
      <w:r w:rsidR="004D1531">
        <w:rPr>
          <w:rFonts w:ascii="Cambria" w:hAnsi="Cambria"/>
        </w:rPr>
        <w:t>information</w:t>
      </w:r>
      <w:r w:rsidR="004329F2">
        <w:rPr>
          <w:rFonts w:ascii="Cambria" w:hAnsi="Cambria"/>
        </w:rPr>
        <w:t xml:space="preserve"> </w:t>
      </w:r>
      <w:r w:rsidR="00D926A8">
        <w:rPr>
          <w:rFonts w:ascii="Cambria" w:hAnsi="Cambria"/>
        </w:rPr>
        <w:t xml:space="preserve">(money) </w:t>
      </w:r>
      <w:r w:rsidR="004D1531">
        <w:rPr>
          <w:rFonts w:ascii="Cambria" w:hAnsi="Cambria"/>
        </w:rPr>
        <w:t xml:space="preserve">is </w:t>
      </w:r>
      <w:r w:rsidR="00D03660">
        <w:rPr>
          <w:rFonts w:ascii="Cambria" w:hAnsi="Cambria"/>
        </w:rPr>
        <w:t>not</w:t>
      </w:r>
      <w:r w:rsidR="00634204">
        <w:rPr>
          <w:rFonts w:ascii="Cambria" w:hAnsi="Cambria"/>
        </w:rPr>
        <w:t xml:space="preserve"> ”controlled”</w:t>
      </w:r>
      <w:r w:rsidR="00222E0B">
        <w:rPr>
          <w:rFonts w:ascii="Cambria" w:hAnsi="Cambria"/>
        </w:rPr>
        <w:t xml:space="preserve"> by </w:t>
      </w:r>
      <w:r w:rsidR="00D03660">
        <w:rPr>
          <w:rFonts w:ascii="Cambria" w:hAnsi="Cambria"/>
        </w:rPr>
        <w:t xml:space="preserve">the </w:t>
      </w:r>
      <w:r w:rsidR="00871DD8">
        <w:rPr>
          <w:rFonts w:ascii="Cambria" w:hAnsi="Cambria"/>
        </w:rPr>
        <w:t>Administrator “alone.”</w:t>
      </w:r>
      <w:r w:rsidR="00D16CA4">
        <w:rPr>
          <w:rFonts w:ascii="Cambria" w:hAnsi="Cambria"/>
        </w:rPr>
        <w:t xml:space="preserve"> Thes</w:t>
      </w:r>
      <w:r w:rsidR="00C60CFC">
        <w:rPr>
          <w:rFonts w:ascii="Cambria" w:hAnsi="Cambria"/>
        </w:rPr>
        <w:t>e</w:t>
      </w:r>
      <w:r w:rsidR="00D16CA4">
        <w:rPr>
          <w:rFonts w:ascii="Cambria" w:hAnsi="Cambria"/>
        </w:rPr>
        <w:t xml:space="preserve"> internal </w:t>
      </w:r>
      <w:r w:rsidR="00C60CFC">
        <w:rPr>
          <w:rFonts w:ascii="Cambria" w:hAnsi="Cambria"/>
        </w:rPr>
        <w:t>controls</w:t>
      </w:r>
      <w:r w:rsidR="002A3105">
        <w:rPr>
          <w:rFonts w:ascii="Cambria" w:hAnsi="Cambria"/>
        </w:rPr>
        <w:t>,</w:t>
      </w:r>
      <w:r w:rsidR="00D16CA4">
        <w:rPr>
          <w:rFonts w:ascii="Cambria" w:hAnsi="Cambria"/>
        </w:rPr>
        <w:t xml:space="preserve"> </w:t>
      </w:r>
      <w:r w:rsidR="0059677B">
        <w:rPr>
          <w:rFonts w:ascii="Cambria" w:hAnsi="Cambria"/>
        </w:rPr>
        <w:t>recommended</w:t>
      </w:r>
      <w:r w:rsidR="000424C1">
        <w:rPr>
          <w:rFonts w:ascii="Cambria" w:hAnsi="Cambria"/>
        </w:rPr>
        <w:t xml:space="preserve"> by our Town Administrator</w:t>
      </w:r>
      <w:r w:rsidR="00244A8C">
        <w:rPr>
          <w:rFonts w:ascii="Cambria" w:hAnsi="Cambria"/>
        </w:rPr>
        <w:t xml:space="preserve"> and approved </w:t>
      </w:r>
      <w:r w:rsidR="0059677B">
        <w:rPr>
          <w:rFonts w:ascii="Cambria" w:hAnsi="Cambria"/>
        </w:rPr>
        <w:t>by th</w:t>
      </w:r>
      <w:r w:rsidR="00403C62">
        <w:rPr>
          <w:rFonts w:ascii="Cambria" w:hAnsi="Cambria"/>
        </w:rPr>
        <w:t>e</w:t>
      </w:r>
      <w:r w:rsidR="0059677B">
        <w:rPr>
          <w:rFonts w:ascii="Cambria" w:hAnsi="Cambria"/>
        </w:rPr>
        <w:t xml:space="preserve"> Trustees</w:t>
      </w:r>
      <w:r w:rsidR="002A3105">
        <w:rPr>
          <w:rFonts w:ascii="Cambria" w:hAnsi="Cambria"/>
        </w:rPr>
        <w:t>,</w:t>
      </w:r>
      <w:r w:rsidR="00C60CFC">
        <w:rPr>
          <w:rFonts w:ascii="Cambria" w:hAnsi="Cambria"/>
        </w:rPr>
        <w:t xml:space="preserve"> </w:t>
      </w:r>
      <w:r w:rsidR="007D4FF4">
        <w:rPr>
          <w:rFonts w:ascii="Cambria" w:hAnsi="Cambria"/>
        </w:rPr>
        <w:t>include the use of Caselle government accounting software</w:t>
      </w:r>
      <w:ins w:id="115" w:author="Stefen Wynn" w:date="2026-03-28T10:18:00Z" w16du:dateUtc="2026-03-28T16:18:00Z">
        <w:r>
          <w:rPr>
            <w:rFonts w:ascii="Cambria" w:hAnsi="Cambria"/>
          </w:rPr>
          <w:t>,</w:t>
        </w:r>
      </w:ins>
      <w:r w:rsidR="003B61AC">
        <w:rPr>
          <w:rFonts w:ascii="Cambria" w:hAnsi="Cambria"/>
        </w:rPr>
        <w:t xml:space="preserve"> </w:t>
      </w:r>
      <w:r w:rsidR="00911D70">
        <w:rPr>
          <w:rFonts w:ascii="Cambria" w:hAnsi="Cambria"/>
        </w:rPr>
        <w:t>and</w:t>
      </w:r>
      <w:ins w:id="116" w:author="Stefen Wynn" w:date="2026-03-28T10:18:00Z" w16du:dateUtc="2026-03-28T16:18:00Z">
        <w:r>
          <w:rPr>
            <w:rFonts w:ascii="Cambria" w:hAnsi="Cambria"/>
          </w:rPr>
          <w:t xml:space="preserve"> a</w:t>
        </w:r>
      </w:ins>
      <w:del w:id="117" w:author="Stefen Wynn" w:date="2026-03-28T10:18:00Z" w16du:dateUtc="2026-03-28T16:18:00Z">
        <w:r w:rsidR="007D4FF4" w:rsidDel="008A65BE">
          <w:rPr>
            <w:rFonts w:ascii="Cambria" w:hAnsi="Cambria"/>
          </w:rPr>
          <w:delText xml:space="preserve"> </w:delText>
        </w:r>
        <w:r w:rsidR="00CB110F" w:rsidDel="008A65BE">
          <w:rPr>
            <w:rFonts w:ascii="Cambria" w:hAnsi="Cambria"/>
          </w:rPr>
          <w:delText>our</w:delText>
        </w:r>
      </w:del>
      <w:r w:rsidR="00CB110F">
        <w:rPr>
          <w:rFonts w:ascii="Cambria" w:hAnsi="Cambria"/>
        </w:rPr>
        <w:t xml:space="preserve"> third</w:t>
      </w:r>
      <w:r w:rsidR="00324BE7">
        <w:rPr>
          <w:rFonts w:ascii="Cambria" w:hAnsi="Cambria"/>
        </w:rPr>
        <w:t xml:space="preserve">-party, </w:t>
      </w:r>
      <w:r w:rsidR="006729DB">
        <w:rPr>
          <w:rFonts w:ascii="Cambria" w:hAnsi="Cambria"/>
        </w:rPr>
        <w:t xml:space="preserve">contracted </w:t>
      </w:r>
      <w:r w:rsidR="00261BD2">
        <w:rPr>
          <w:rFonts w:ascii="Cambria" w:hAnsi="Cambria"/>
        </w:rPr>
        <w:t xml:space="preserve">financial </w:t>
      </w:r>
      <w:r w:rsidR="006729DB">
        <w:rPr>
          <w:rFonts w:ascii="Cambria" w:hAnsi="Cambria"/>
        </w:rPr>
        <w:t xml:space="preserve">management </w:t>
      </w:r>
      <w:r w:rsidR="00245FE2">
        <w:rPr>
          <w:rFonts w:ascii="Cambria" w:hAnsi="Cambria"/>
        </w:rPr>
        <w:t xml:space="preserve">firm, Professional </w:t>
      </w:r>
      <w:r w:rsidR="00404136">
        <w:rPr>
          <w:rFonts w:ascii="Cambria" w:hAnsi="Cambria"/>
        </w:rPr>
        <w:t>Management</w:t>
      </w:r>
      <w:r w:rsidR="00245FE2">
        <w:rPr>
          <w:rFonts w:ascii="Cambria" w:hAnsi="Cambria"/>
        </w:rPr>
        <w:t xml:space="preserve"> Solutions</w:t>
      </w:r>
      <w:r w:rsidR="00324BE7">
        <w:rPr>
          <w:rFonts w:ascii="Cambria" w:hAnsi="Cambria"/>
        </w:rPr>
        <w:t xml:space="preserve"> </w:t>
      </w:r>
      <w:r w:rsidR="00911D70">
        <w:rPr>
          <w:rFonts w:ascii="Cambria" w:hAnsi="Cambria"/>
        </w:rPr>
        <w:t>both of which track</w:t>
      </w:r>
      <w:ins w:id="118" w:author="Stefen Wynn" w:date="2026-03-28T10:18:00Z" w16du:dateUtc="2026-03-28T16:18:00Z">
        <w:r>
          <w:rPr>
            <w:rFonts w:ascii="Cambria" w:hAnsi="Cambria"/>
          </w:rPr>
          <w:t>,</w:t>
        </w:r>
      </w:ins>
      <w:del w:id="119" w:author="Stefen Wynn" w:date="2026-03-28T10:18:00Z" w16du:dateUtc="2026-03-28T16:18:00Z">
        <w:r w:rsidR="00911D70" w:rsidDel="008A65BE">
          <w:rPr>
            <w:rFonts w:ascii="Cambria" w:hAnsi="Cambria"/>
          </w:rPr>
          <w:delText xml:space="preserve"> and </w:delText>
        </w:r>
      </w:del>
      <w:r w:rsidR="00911D70">
        <w:rPr>
          <w:rFonts w:ascii="Cambria" w:hAnsi="Cambria"/>
        </w:rPr>
        <w:t>report</w:t>
      </w:r>
      <w:ins w:id="120" w:author="Stefen Wynn" w:date="2026-03-28T10:18:00Z" w16du:dateUtc="2026-03-28T16:18:00Z">
        <w:r>
          <w:rPr>
            <w:rFonts w:ascii="Cambria" w:hAnsi="Cambria"/>
          </w:rPr>
          <w:t>, and reconcile</w:t>
        </w:r>
      </w:ins>
      <w:ins w:id="121" w:author="Stefen Wynn" w:date="2026-03-28T10:19:00Z" w16du:dateUtc="2026-03-28T16:19:00Z">
        <w:r>
          <w:rPr>
            <w:rFonts w:ascii="Cambria" w:hAnsi="Cambria"/>
          </w:rPr>
          <w:t xml:space="preserve"> </w:t>
        </w:r>
      </w:ins>
      <w:del w:id="122" w:author="Stefen Wynn" w:date="2026-03-28T10:18:00Z" w16du:dateUtc="2026-03-28T16:18:00Z">
        <w:r w:rsidR="00911D70" w:rsidDel="008A65BE">
          <w:rPr>
            <w:rFonts w:ascii="Cambria" w:hAnsi="Cambria"/>
          </w:rPr>
          <w:delText xml:space="preserve"> </w:delText>
        </w:r>
      </w:del>
      <w:r w:rsidR="00911D70">
        <w:rPr>
          <w:rFonts w:ascii="Cambria" w:hAnsi="Cambria"/>
        </w:rPr>
        <w:t xml:space="preserve">the disposition of </w:t>
      </w:r>
      <w:del w:id="123" w:author="Stefen Wynn" w:date="2026-03-28T10:19:00Z" w16du:dateUtc="2026-03-28T16:19:00Z">
        <w:r w:rsidR="00911D70" w:rsidDel="008A65BE">
          <w:rPr>
            <w:rFonts w:ascii="Cambria" w:hAnsi="Cambria"/>
          </w:rPr>
          <w:delText xml:space="preserve">every single penny of </w:delText>
        </w:r>
      </w:del>
      <w:ins w:id="124" w:author="Stefen Wynn" w:date="2026-03-28T10:19:00Z" w16du:dateUtc="2026-03-28T16:19:00Z">
        <w:r>
          <w:rPr>
            <w:rFonts w:ascii="Cambria" w:hAnsi="Cambria"/>
          </w:rPr>
          <w:t xml:space="preserve"> all </w:t>
        </w:r>
      </w:ins>
      <w:r w:rsidR="00911D70">
        <w:rPr>
          <w:rFonts w:ascii="Cambria" w:hAnsi="Cambria"/>
        </w:rPr>
        <w:t>public funds</w:t>
      </w:r>
      <w:r w:rsidR="00C60CFC">
        <w:rPr>
          <w:rFonts w:ascii="Cambria" w:hAnsi="Cambria"/>
        </w:rPr>
        <w:t xml:space="preserve">. </w:t>
      </w:r>
    </w:p>
    <w:p w14:paraId="2B441AF3" w14:textId="129590C7" w:rsidR="00F43BD9" w:rsidRDefault="00556AA9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The </w:t>
      </w:r>
      <w:r w:rsidR="00091A71">
        <w:rPr>
          <w:rFonts w:ascii="Cambria" w:hAnsi="Cambria"/>
        </w:rPr>
        <w:t>Town relies on a second level of internal control provide</w:t>
      </w:r>
      <w:r w:rsidR="007D760D">
        <w:rPr>
          <w:rFonts w:ascii="Cambria" w:hAnsi="Cambria"/>
        </w:rPr>
        <w:t>d</w:t>
      </w:r>
      <w:r w:rsidR="00091A71">
        <w:rPr>
          <w:rFonts w:ascii="Cambria" w:hAnsi="Cambria"/>
        </w:rPr>
        <w:t xml:space="preserve"> by the </w:t>
      </w:r>
      <w:r w:rsidR="00CF6E02">
        <w:rPr>
          <w:rFonts w:ascii="Cambria" w:hAnsi="Cambria"/>
        </w:rPr>
        <w:t>Finance</w:t>
      </w:r>
      <w:r>
        <w:rPr>
          <w:rFonts w:ascii="Cambria" w:hAnsi="Cambria"/>
        </w:rPr>
        <w:t xml:space="preserve"> Committee </w:t>
      </w:r>
      <w:r w:rsidR="00CF6E02">
        <w:rPr>
          <w:rFonts w:ascii="Cambria" w:hAnsi="Cambria"/>
        </w:rPr>
        <w:t>consist</w:t>
      </w:r>
      <w:r w:rsidR="00091A71">
        <w:rPr>
          <w:rFonts w:ascii="Cambria" w:hAnsi="Cambria"/>
        </w:rPr>
        <w:t>ing</w:t>
      </w:r>
      <w:r w:rsidR="00CF6E02">
        <w:rPr>
          <w:rFonts w:ascii="Cambria" w:hAnsi="Cambria"/>
        </w:rPr>
        <w:t xml:space="preserve"> </w:t>
      </w:r>
      <w:r>
        <w:rPr>
          <w:rFonts w:ascii="Cambria" w:hAnsi="Cambria"/>
        </w:rPr>
        <w:t>of the Mayor and a Trustee</w:t>
      </w:r>
      <w:r w:rsidR="00CF6E02">
        <w:rPr>
          <w:rFonts w:ascii="Cambria" w:hAnsi="Cambria"/>
        </w:rPr>
        <w:t>. The Committee</w:t>
      </w:r>
      <w:r w:rsidR="00E87ACE">
        <w:rPr>
          <w:rFonts w:ascii="Cambria" w:hAnsi="Cambria"/>
        </w:rPr>
        <w:t xml:space="preserve"> review</w:t>
      </w:r>
      <w:r w:rsidR="00CF6E02">
        <w:rPr>
          <w:rFonts w:ascii="Cambria" w:hAnsi="Cambria"/>
        </w:rPr>
        <w:t>s</w:t>
      </w:r>
      <w:r w:rsidR="00E87ACE">
        <w:rPr>
          <w:rFonts w:ascii="Cambria" w:hAnsi="Cambria"/>
        </w:rPr>
        <w:t xml:space="preserve"> every invoice</w:t>
      </w:r>
      <w:r w:rsidR="00D8403C">
        <w:rPr>
          <w:rFonts w:ascii="Cambria" w:hAnsi="Cambria"/>
        </w:rPr>
        <w:t xml:space="preserve"> </w:t>
      </w:r>
      <w:r w:rsidR="00E87ACE">
        <w:rPr>
          <w:rFonts w:ascii="Cambria" w:hAnsi="Cambria"/>
        </w:rPr>
        <w:t>for services rendered and ask</w:t>
      </w:r>
      <w:r w:rsidR="002B747E">
        <w:rPr>
          <w:rFonts w:ascii="Cambria" w:hAnsi="Cambria"/>
        </w:rPr>
        <w:t>s</w:t>
      </w:r>
      <w:r w:rsidR="00E87ACE">
        <w:rPr>
          <w:rFonts w:ascii="Cambria" w:hAnsi="Cambria"/>
        </w:rPr>
        <w:t xml:space="preserve"> questions on the expenditures, </w:t>
      </w:r>
      <w:r w:rsidR="00D03E1D">
        <w:rPr>
          <w:rFonts w:ascii="Cambria" w:hAnsi="Cambria"/>
        </w:rPr>
        <w:t xml:space="preserve">associated budget </w:t>
      </w:r>
      <w:r w:rsidR="00740E30">
        <w:rPr>
          <w:rFonts w:ascii="Cambria" w:hAnsi="Cambria"/>
        </w:rPr>
        <w:t xml:space="preserve">record keeping </w:t>
      </w:r>
      <w:r w:rsidR="002F2439">
        <w:rPr>
          <w:rFonts w:ascii="Cambria" w:hAnsi="Cambria"/>
        </w:rPr>
        <w:t xml:space="preserve">allocations </w:t>
      </w:r>
      <w:r w:rsidR="00D8403C">
        <w:rPr>
          <w:rFonts w:ascii="Cambria" w:hAnsi="Cambria"/>
        </w:rPr>
        <w:t xml:space="preserve">and other questions </w:t>
      </w:r>
      <w:r w:rsidR="00F56F50">
        <w:rPr>
          <w:rFonts w:ascii="Cambria" w:hAnsi="Cambria"/>
        </w:rPr>
        <w:t xml:space="preserve">that may arise </w:t>
      </w:r>
      <w:r w:rsidR="0080460C">
        <w:rPr>
          <w:rFonts w:ascii="Cambria" w:hAnsi="Cambria"/>
        </w:rPr>
        <w:t xml:space="preserve">associated with a particular </w:t>
      </w:r>
      <w:r w:rsidR="00F56F50">
        <w:rPr>
          <w:rFonts w:ascii="Cambria" w:hAnsi="Cambria"/>
        </w:rPr>
        <w:t>invoice</w:t>
      </w:r>
      <w:r w:rsidR="0080460C">
        <w:rPr>
          <w:rFonts w:ascii="Cambria" w:hAnsi="Cambria"/>
        </w:rPr>
        <w:t>. Thes</w:t>
      </w:r>
      <w:r w:rsidR="00CF6E02">
        <w:rPr>
          <w:rFonts w:ascii="Cambria" w:hAnsi="Cambria"/>
        </w:rPr>
        <w:t>e</w:t>
      </w:r>
      <w:r w:rsidR="0080460C">
        <w:rPr>
          <w:rFonts w:ascii="Cambria" w:hAnsi="Cambria"/>
        </w:rPr>
        <w:t xml:space="preserve"> questi</w:t>
      </w:r>
      <w:r w:rsidR="00CF6E02">
        <w:rPr>
          <w:rFonts w:ascii="Cambria" w:hAnsi="Cambria"/>
        </w:rPr>
        <w:t>o</w:t>
      </w:r>
      <w:r w:rsidR="0080460C">
        <w:rPr>
          <w:rFonts w:ascii="Cambria" w:hAnsi="Cambria"/>
        </w:rPr>
        <w:t>n</w:t>
      </w:r>
      <w:r w:rsidR="00CF6E02">
        <w:rPr>
          <w:rFonts w:ascii="Cambria" w:hAnsi="Cambria"/>
        </w:rPr>
        <w:t>s</w:t>
      </w:r>
      <w:r w:rsidR="0080460C">
        <w:rPr>
          <w:rFonts w:ascii="Cambria" w:hAnsi="Cambria"/>
        </w:rPr>
        <w:t xml:space="preserve"> </w:t>
      </w:r>
      <w:r w:rsidR="00CF6E02">
        <w:rPr>
          <w:rFonts w:ascii="Cambria" w:hAnsi="Cambria"/>
        </w:rPr>
        <w:t>must be</w:t>
      </w:r>
      <w:r w:rsidR="0080460C">
        <w:rPr>
          <w:rFonts w:ascii="Cambria" w:hAnsi="Cambria"/>
        </w:rPr>
        <w:t xml:space="preserve"> answer</w:t>
      </w:r>
      <w:r w:rsidR="00CF6E02">
        <w:rPr>
          <w:rFonts w:ascii="Cambria" w:hAnsi="Cambria"/>
        </w:rPr>
        <w:t>e</w:t>
      </w:r>
      <w:r w:rsidR="0080460C">
        <w:rPr>
          <w:rFonts w:ascii="Cambria" w:hAnsi="Cambria"/>
        </w:rPr>
        <w:t xml:space="preserve">d to </w:t>
      </w:r>
      <w:r w:rsidR="00F00F88">
        <w:rPr>
          <w:rFonts w:ascii="Cambria" w:hAnsi="Cambria"/>
        </w:rPr>
        <w:t>the</w:t>
      </w:r>
      <w:r w:rsidR="0098083D">
        <w:rPr>
          <w:rFonts w:ascii="Cambria" w:hAnsi="Cambria"/>
        </w:rPr>
        <w:t xml:space="preserve"> </w:t>
      </w:r>
      <w:r w:rsidR="00A536D3">
        <w:rPr>
          <w:rFonts w:ascii="Cambria" w:hAnsi="Cambria"/>
        </w:rPr>
        <w:t>Committee’s</w:t>
      </w:r>
      <w:r w:rsidR="0080460C">
        <w:rPr>
          <w:rFonts w:ascii="Cambria" w:hAnsi="Cambria"/>
        </w:rPr>
        <w:t xml:space="preserve"> satisfaction before an invoice can be included on th</w:t>
      </w:r>
      <w:r w:rsidR="00CF6E02">
        <w:rPr>
          <w:rFonts w:ascii="Cambria" w:hAnsi="Cambria"/>
        </w:rPr>
        <w:t>e</w:t>
      </w:r>
      <w:r w:rsidR="0080460C">
        <w:rPr>
          <w:rFonts w:ascii="Cambria" w:hAnsi="Cambria"/>
        </w:rPr>
        <w:t xml:space="preserve"> list of </w:t>
      </w:r>
      <w:r w:rsidR="00CF6E02">
        <w:rPr>
          <w:rFonts w:ascii="Cambria" w:hAnsi="Cambria"/>
        </w:rPr>
        <w:t>disbursements</w:t>
      </w:r>
      <w:r w:rsidR="0080460C">
        <w:rPr>
          <w:rFonts w:ascii="Cambria" w:hAnsi="Cambria"/>
        </w:rPr>
        <w:t xml:space="preserve"> </w:t>
      </w:r>
      <w:r w:rsidR="009B774C">
        <w:rPr>
          <w:rFonts w:ascii="Cambria" w:hAnsi="Cambria"/>
        </w:rPr>
        <w:t>to be paid</w:t>
      </w:r>
      <w:r w:rsidR="006E1C07">
        <w:rPr>
          <w:rFonts w:ascii="Cambria" w:hAnsi="Cambria"/>
        </w:rPr>
        <w:t>, which is a standar</w:t>
      </w:r>
      <w:r w:rsidR="002C7F6C">
        <w:rPr>
          <w:rFonts w:ascii="Cambria" w:hAnsi="Cambria"/>
        </w:rPr>
        <w:t>d</w:t>
      </w:r>
      <w:r w:rsidR="006E1C07">
        <w:rPr>
          <w:rFonts w:ascii="Cambria" w:hAnsi="Cambria"/>
        </w:rPr>
        <w:t xml:space="preserve"> part of </w:t>
      </w:r>
      <w:r w:rsidR="0080460C">
        <w:rPr>
          <w:rFonts w:ascii="Cambria" w:hAnsi="Cambria"/>
        </w:rPr>
        <w:t>each regular me</w:t>
      </w:r>
      <w:r w:rsidR="00CF6E02">
        <w:rPr>
          <w:rFonts w:ascii="Cambria" w:hAnsi="Cambria"/>
        </w:rPr>
        <w:t>e</w:t>
      </w:r>
      <w:r w:rsidR="0080460C">
        <w:rPr>
          <w:rFonts w:ascii="Cambria" w:hAnsi="Cambria"/>
        </w:rPr>
        <w:t xml:space="preserve">ting </w:t>
      </w:r>
      <w:r w:rsidR="00CF6E02">
        <w:rPr>
          <w:rFonts w:ascii="Cambria" w:hAnsi="Cambria"/>
        </w:rPr>
        <w:t>agenda</w:t>
      </w:r>
      <w:r w:rsidR="0080460C">
        <w:rPr>
          <w:rFonts w:ascii="Cambria" w:hAnsi="Cambria"/>
        </w:rPr>
        <w:t xml:space="preserve"> packet</w:t>
      </w:r>
      <w:r w:rsidR="00CF6E02">
        <w:rPr>
          <w:rFonts w:ascii="Cambria" w:hAnsi="Cambria"/>
        </w:rPr>
        <w:t xml:space="preserve"> </w:t>
      </w:r>
      <w:r w:rsidR="002C7F6C">
        <w:rPr>
          <w:rFonts w:ascii="Cambria" w:hAnsi="Cambria"/>
        </w:rPr>
        <w:t xml:space="preserve">and requires </w:t>
      </w:r>
      <w:r w:rsidR="00CF6E02">
        <w:rPr>
          <w:rFonts w:ascii="Cambria" w:hAnsi="Cambria"/>
        </w:rPr>
        <w:t>Trustee approval.</w:t>
      </w:r>
      <w:r w:rsidR="00AD30D0">
        <w:rPr>
          <w:rFonts w:ascii="Cambria" w:hAnsi="Cambria"/>
        </w:rPr>
        <w:t xml:space="preserve">  The </w:t>
      </w:r>
      <w:r w:rsidR="00514F9E">
        <w:rPr>
          <w:rFonts w:ascii="Cambria" w:hAnsi="Cambria"/>
        </w:rPr>
        <w:t xml:space="preserve">Committee members both sign each check and ensure that every check </w:t>
      </w:r>
      <w:r w:rsidR="008827A1">
        <w:rPr>
          <w:rFonts w:ascii="Cambria" w:hAnsi="Cambria"/>
        </w:rPr>
        <w:t xml:space="preserve">issued or voided </w:t>
      </w:r>
      <w:r w:rsidR="0015027D">
        <w:rPr>
          <w:rFonts w:ascii="Cambria" w:hAnsi="Cambria"/>
        </w:rPr>
        <w:t xml:space="preserve">through United Business Bank </w:t>
      </w:r>
      <w:r w:rsidR="008827A1">
        <w:rPr>
          <w:rFonts w:ascii="Cambria" w:hAnsi="Cambria"/>
        </w:rPr>
        <w:t>is accounted for</w:t>
      </w:r>
      <w:r w:rsidR="0080460C">
        <w:rPr>
          <w:rFonts w:ascii="Cambria" w:hAnsi="Cambria"/>
        </w:rPr>
        <w:t xml:space="preserve">. </w:t>
      </w:r>
      <w:r w:rsidR="00E87ACE">
        <w:rPr>
          <w:rFonts w:ascii="Cambria" w:hAnsi="Cambria"/>
        </w:rPr>
        <w:t xml:space="preserve"> </w:t>
      </w:r>
      <w:r w:rsidR="00911D70">
        <w:rPr>
          <w:rFonts w:ascii="Cambria" w:hAnsi="Cambria"/>
        </w:rPr>
        <w:t>In addition,</w:t>
      </w:r>
      <w:ins w:id="125" w:author="Stefen Wynn" w:date="2026-03-28T10:20:00Z" w16du:dateUtc="2026-03-28T16:20:00Z">
        <w:r w:rsidR="008A65BE">
          <w:rPr>
            <w:rFonts w:ascii="Cambria" w:hAnsi="Cambria"/>
          </w:rPr>
          <w:t xml:space="preserve"> there are only three</w:t>
        </w:r>
      </w:ins>
      <w:del w:id="126" w:author="Stefen Wynn" w:date="2026-03-28T10:20:00Z" w16du:dateUtc="2026-03-28T16:20:00Z">
        <w:r w:rsidR="00911D70" w:rsidDel="008A65BE">
          <w:rPr>
            <w:rFonts w:ascii="Cambria" w:hAnsi="Cambria"/>
          </w:rPr>
          <w:delText xml:space="preserve"> only </w:delText>
        </w:r>
        <w:commentRangeStart w:id="127"/>
        <w:r w:rsidR="00432187" w:rsidDel="008A65BE">
          <w:rPr>
            <w:rFonts w:ascii="Cambria" w:hAnsi="Cambria"/>
          </w:rPr>
          <w:delText>three</w:delText>
        </w:r>
        <w:commentRangeEnd w:id="127"/>
        <w:r w:rsidR="00725D85" w:rsidDel="008A65BE">
          <w:rPr>
            <w:rStyle w:val="CommentReference"/>
            <w:rFonts w:ascii="Cambria" w:hAnsi="Cambria"/>
            <w:sz w:val="22"/>
            <w:szCs w:val="22"/>
          </w:rPr>
          <w:commentReference w:id="127"/>
        </w:r>
      </w:del>
      <w:r w:rsidR="00432187">
        <w:rPr>
          <w:rFonts w:ascii="Cambria" w:hAnsi="Cambria"/>
        </w:rPr>
        <w:t xml:space="preserve"> </w:t>
      </w:r>
      <w:r w:rsidR="001871B4">
        <w:rPr>
          <w:rFonts w:ascii="Cambria" w:hAnsi="Cambria"/>
        </w:rPr>
        <w:t xml:space="preserve">Town </w:t>
      </w:r>
      <w:r w:rsidR="008320A1">
        <w:rPr>
          <w:rFonts w:ascii="Cambria" w:hAnsi="Cambria"/>
        </w:rPr>
        <w:t>employees</w:t>
      </w:r>
      <w:r w:rsidR="001871B4">
        <w:rPr>
          <w:rFonts w:ascii="Cambria" w:hAnsi="Cambria"/>
        </w:rPr>
        <w:t xml:space="preserve"> </w:t>
      </w:r>
      <w:ins w:id="128" w:author="Stefen Wynn" w:date="2026-03-28T10:20:00Z" w16du:dateUtc="2026-03-28T16:20:00Z">
        <w:r w:rsidR="008A65BE">
          <w:rPr>
            <w:rFonts w:ascii="Cambria" w:hAnsi="Cambria"/>
          </w:rPr>
          <w:t xml:space="preserve">that </w:t>
        </w:r>
      </w:ins>
      <w:r w:rsidR="001871B4">
        <w:rPr>
          <w:rFonts w:ascii="Cambria" w:hAnsi="Cambria"/>
        </w:rPr>
        <w:t xml:space="preserve">have access to </w:t>
      </w:r>
      <w:ins w:id="129" w:author="Stefen Wynn" w:date="2026-03-28T10:20:00Z" w16du:dateUtc="2026-03-28T16:20:00Z">
        <w:r w:rsidR="008A65BE">
          <w:rPr>
            <w:rFonts w:ascii="Cambria" w:hAnsi="Cambria"/>
          </w:rPr>
          <w:t xml:space="preserve">make transfers in </w:t>
        </w:r>
      </w:ins>
      <w:r w:rsidR="001871B4">
        <w:rPr>
          <w:rFonts w:ascii="Cambria" w:hAnsi="Cambria"/>
        </w:rPr>
        <w:t>the Town</w:t>
      </w:r>
      <w:r w:rsidR="00990566">
        <w:rPr>
          <w:rFonts w:ascii="Cambria" w:hAnsi="Cambria"/>
        </w:rPr>
        <w:t>’</w:t>
      </w:r>
      <w:r w:rsidR="001871B4">
        <w:rPr>
          <w:rFonts w:ascii="Cambria" w:hAnsi="Cambria"/>
        </w:rPr>
        <w:t xml:space="preserve">s </w:t>
      </w:r>
      <w:r w:rsidR="00895E3D">
        <w:rPr>
          <w:rFonts w:ascii="Cambria" w:hAnsi="Cambria"/>
        </w:rPr>
        <w:t>bank account</w:t>
      </w:r>
      <w:r w:rsidR="00AA009F">
        <w:rPr>
          <w:rFonts w:ascii="Cambria" w:hAnsi="Cambria"/>
        </w:rPr>
        <w:t>s</w:t>
      </w:r>
      <w:r w:rsidR="00895E3D">
        <w:rPr>
          <w:rFonts w:ascii="Cambria" w:hAnsi="Cambria"/>
        </w:rPr>
        <w:t xml:space="preserve"> </w:t>
      </w:r>
      <w:del w:id="130" w:author="Stefen Wynn" w:date="2026-03-28T10:20:00Z" w16du:dateUtc="2026-03-28T16:20:00Z">
        <w:r w:rsidR="00895E3D" w:rsidDel="008A65BE">
          <w:rPr>
            <w:rFonts w:ascii="Cambria" w:hAnsi="Cambria"/>
          </w:rPr>
          <w:delText xml:space="preserve">at United Business Bank </w:delText>
        </w:r>
      </w:del>
      <w:r w:rsidR="00895E3D">
        <w:rPr>
          <w:rFonts w:ascii="Cambria" w:hAnsi="Cambria"/>
        </w:rPr>
        <w:t xml:space="preserve">and </w:t>
      </w:r>
      <w:r w:rsidR="006F73DA">
        <w:rPr>
          <w:rFonts w:ascii="Cambria" w:hAnsi="Cambria"/>
        </w:rPr>
        <w:t>investment</w:t>
      </w:r>
      <w:r w:rsidR="00895E3D">
        <w:rPr>
          <w:rFonts w:ascii="Cambria" w:hAnsi="Cambria"/>
        </w:rPr>
        <w:t xml:space="preserve"> accounts </w:t>
      </w:r>
      <w:del w:id="131" w:author="Stefen Wynn" w:date="2026-03-28T10:21:00Z" w16du:dateUtc="2026-03-28T16:21:00Z">
        <w:r w:rsidR="00895E3D" w:rsidDel="00F674A6">
          <w:rPr>
            <w:rFonts w:ascii="Cambria" w:hAnsi="Cambria"/>
          </w:rPr>
          <w:delText>at</w:delText>
        </w:r>
        <w:r w:rsidR="001871B4" w:rsidDel="00F674A6">
          <w:rPr>
            <w:rFonts w:ascii="Cambria" w:hAnsi="Cambria"/>
          </w:rPr>
          <w:delText xml:space="preserve"> ColoTrust</w:delText>
        </w:r>
      </w:del>
      <w:ins w:id="132" w:author="Stefen Wynn" w:date="2026-03-28T10:21:00Z" w16du:dateUtc="2026-03-28T16:21:00Z">
        <w:r w:rsidR="008A65BE">
          <w:rPr>
            <w:rFonts w:ascii="Cambria" w:hAnsi="Cambria"/>
          </w:rPr>
          <w:t xml:space="preserve">, and all need a secondary approval to move </w:t>
        </w:r>
        <w:r w:rsidR="00F674A6">
          <w:rPr>
            <w:rFonts w:ascii="Cambria" w:hAnsi="Cambria"/>
          </w:rPr>
          <w:t>any money</w:t>
        </w:r>
      </w:ins>
      <w:r w:rsidR="00AA009F">
        <w:rPr>
          <w:rFonts w:ascii="Cambria" w:hAnsi="Cambria"/>
        </w:rPr>
        <w:t xml:space="preserve">. </w:t>
      </w:r>
      <w:r w:rsidR="009C7071">
        <w:rPr>
          <w:rFonts w:ascii="Cambria" w:hAnsi="Cambria"/>
        </w:rPr>
        <w:t>T</w:t>
      </w:r>
      <w:r w:rsidR="00AA009F">
        <w:rPr>
          <w:rFonts w:ascii="Cambria" w:hAnsi="Cambria"/>
        </w:rPr>
        <w:t xml:space="preserve">he </w:t>
      </w:r>
      <w:r w:rsidR="00856D14">
        <w:rPr>
          <w:rFonts w:ascii="Cambria" w:hAnsi="Cambria"/>
        </w:rPr>
        <w:t>Finance</w:t>
      </w:r>
      <w:r w:rsidR="00AA009F">
        <w:rPr>
          <w:rFonts w:ascii="Cambria" w:hAnsi="Cambria"/>
        </w:rPr>
        <w:t xml:space="preserve"> Committee</w:t>
      </w:r>
      <w:r w:rsidR="00856D14">
        <w:rPr>
          <w:rFonts w:ascii="Cambria" w:hAnsi="Cambria"/>
        </w:rPr>
        <w:t xml:space="preserve"> can </w:t>
      </w:r>
      <w:r>
        <w:rPr>
          <w:rFonts w:ascii="Cambria" w:hAnsi="Cambria"/>
        </w:rPr>
        <w:t xml:space="preserve">also </w:t>
      </w:r>
      <w:r w:rsidR="00856D14">
        <w:rPr>
          <w:rFonts w:ascii="Cambria" w:hAnsi="Cambria"/>
        </w:rPr>
        <w:t xml:space="preserve">view </w:t>
      </w:r>
      <w:ins w:id="133" w:author="Stefen Wynn" w:date="2026-03-28T10:21:00Z" w16du:dateUtc="2026-03-28T16:21:00Z">
        <w:r w:rsidR="00F674A6">
          <w:rPr>
            <w:rFonts w:ascii="Cambria" w:hAnsi="Cambria"/>
          </w:rPr>
          <w:t xml:space="preserve">and login to any </w:t>
        </w:r>
      </w:ins>
      <w:del w:id="134" w:author="Stefen Wynn" w:date="2026-03-28T10:21:00Z" w16du:dateUtc="2026-03-28T16:21:00Z">
        <w:r w:rsidR="00856D14" w:rsidDel="00F674A6">
          <w:rPr>
            <w:rFonts w:ascii="Cambria" w:hAnsi="Cambria"/>
          </w:rPr>
          <w:delText>all</w:delText>
        </w:r>
      </w:del>
      <w:r w:rsidR="00856D14">
        <w:rPr>
          <w:rFonts w:ascii="Cambria" w:hAnsi="Cambria"/>
        </w:rPr>
        <w:t xml:space="preserve"> of these account</w:t>
      </w:r>
      <w:r w:rsidR="008011CB">
        <w:rPr>
          <w:rFonts w:ascii="Cambria" w:hAnsi="Cambria"/>
        </w:rPr>
        <w:t>s</w:t>
      </w:r>
      <w:r w:rsidR="00856D14">
        <w:rPr>
          <w:rFonts w:ascii="Cambria" w:hAnsi="Cambria"/>
        </w:rPr>
        <w:t xml:space="preserve"> in real time</w:t>
      </w:r>
      <w:r>
        <w:rPr>
          <w:rFonts w:ascii="Cambria" w:hAnsi="Cambria"/>
        </w:rPr>
        <w:t>,</w:t>
      </w:r>
      <w:r w:rsidR="00856D14">
        <w:rPr>
          <w:rFonts w:ascii="Cambria" w:hAnsi="Cambria"/>
        </w:rPr>
        <w:t xml:space="preserve"> at any time</w:t>
      </w:r>
      <w:r w:rsidR="006F73DA">
        <w:rPr>
          <w:rFonts w:ascii="Cambria" w:hAnsi="Cambria"/>
        </w:rPr>
        <w:t xml:space="preserve"> as an </w:t>
      </w:r>
      <w:r w:rsidR="00AC6048">
        <w:rPr>
          <w:rFonts w:ascii="Cambria" w:hAnsi="Cambria"/>
        </w:rPr>
        <w:t xml:space="preserve">additional </w:t>
      </w:r>
      <w:r w:rsidR="006F73DA">
        <w:rPr>
          <w:rFonts w:ascii="Cambria" w:hAnsi="Cambria"/>
        </w:rPr>
        <w:t>oversight mechanism</w:t>
      </w:r>
      <w:r w:rsidR="00856D14">
        <w:rPr>
          <w:rFonts w:ascii="Cambria" w:hAnsi="Cambria"/>
        </w:rPr>
        <w:t>.</w:t>
      </w:r>
      <w:r w:rsidR="006F73DA">
        <w:rPr>
          <w:rFonts w:ascii="Cambria" w:hAnsi="Cambria"/>
        </w:rPr>
        <w:t xml:space="preserve"> </w:t>
      </w:r>
      <w:r w:rsidR="00E1138B">
        <w:rPr>
          <w:rFonts w:ascii="Cambria" w:hAnsi="Cambria"/>
        </w:rPr>
        <w:t xml:space="preserve"> </w:t>
      </w:r>
    </w:p>
    <w:p w14:paraId="702CBFBB" w14:textId="4A95D3C3" w:rsidR="00432187" w:rsidRDefault="00337818">
      <w:pPr>
        <w:rPr>
          <w:rFonts w:ascii="Cambria" w:hAnsi="Cambria"/>
        </w:rPr>
      </w:pPr>
      <w:r>
        <w:rPr>
          <w:rFonts w:ascii="Cambria" w:hAnsi="Cambria"/>
        </w:rPr>
        <w:t>Ou</w:t>
      </w:r>
      <w:r w:rsidR="000B2810">
        <w:rPr>
          <w:rFonts w:ascii="Cambria" w:hAnsi="Cambria"/>
        </w:rPr>
        <w:t>r</w:t>
      </w:r>
      <w:r>
        <w:rPr>
          <w:rFonts w:ascii="Cambria" w:hAnsi="Cambria"/>
        </w:rPr>
        <w:t xml:space="preserve"> Town </w:t>
      </w:r>
      <w:r w:rsidR="000B2810">
        <w:rPr>
          <w:rFonts w:ascii="Cambria" w:hAnsi="Cambria"/>
        </w:rPr>
        <w:t>Administrator</w:t>
      </w:r>
      <w:r>
        <w:rPr>
          <w:rFonts w:ascii="Cambria" w:hAnsi="Cambria"/>
        </w:rPr>
        <w:t xml:space="preserve"> has instituted budget reporting </w:t>
      </w:r>
      <w:r w:rsidR="008940A6">
        <w:rPr>
          <w:rFonts w:ascii="Cambria" w:hAnsi="Cambria"/>
        </w:rPr>
        <w:t xml:space="preserve">every month </w:t>
      </w:r>
      <w:r>
        <w:rPr>
          <w:rFonts w:ascii="Cambria" w:hAnsi="Cambria"/>
        </w:rPr>
        <w:t>that ha</w:t>
      </w:r>
      <w:r w:rsidR="00EE637B">
        <w:rPr>
          <w:rFonts w:ascii="Cambria" w:hAnsi="Cambria"/>
        </w:rPr>
        <w:t>d</w:t>
      </w:r>
      <w:r>
        <w:rPr>
          <w:rFonts w:ascii="Cambria" w:hAnsi="Cambria"/>
        </w:rPr>
        <w:t xml:space="preserve"> not been provided previously including </w:t>
      </w:r>
      <w:r w:rsidR="00BC662F">
        <w:rPr>
          <w:rFonts w:ascii="Cambria" w:hAnsi="Cambria"/>
        </w:rPr>
        <w:t xml:space="preserve">“budget to actuals” </w:t>
      </w:r>
      <w:r w:rsidR="00010DC5">
        <w:rPr>
          <w:rFonts w:ascii="Cambria" w:hAnsi="Cambria"/>
        </w:rPr>
        <w:t>which reports</w:t>
      </w:r>
      <w:r w:rsidR="00282032">
        <w:rPr>
          <w:rFonts w:ascii="Cambria" w:hAnsi="Cambria"/>
        </w:rPr>
        <w:t xml:space="preserve"> a running total of</w:t>
      </w:r>
      <w:r w:rsidR="008940A6">
        <w:rPr>
          <w:rFonts w:ascii="Cambria" w:hAnsi="Cambria"/>
        </w:rPr>
        <w:t xml:space="preserve"> </w:t>
      </w:r>
      <w:r w:rsidR="00010DC5">
        <w:rPr>
          <w:rFonts w:ascii="Cambria" w:hAnsi="Cambria"/>
        </w:rPr>
        <w:t>spending to date</w:t>
      </w:r>
      <w:r w:rsidR="00003FF6">
        <w:rPr>
          <w:rFonts w:ascii="Cambria" w:hAnsi="Cambria"/>
        </w:rPr>
        <w:t xml:space="preserve"> v</w:t>
      </w:r>
      <w:ins w:id="135" w:author="Stefen Wynn" w:date="2026-03-28T10:22:00Z" w16du:dateUtc="2026-03-28T16:22:00Z">
        <w:r w:rsidR="00F674A6">
          <w:rPr>
            <w:rFonts w:ascii="Cambria" w:hAnsi="Cambria"/>
          </w:rPr>
          <w:t>ersus</w:t>
        </w:r>
      </w:ins>
      <w:del w:id="136" w:author="Stefen Wynn" w:date="2026-03-28T10:22:00Z" w16du:dateUtc="2026-03-28T16:22:00Z">
        <w:r w:rsidR="00003FF6" w:rsidDel="00F674A6">
          <w:rPr>
            <w:rFonts w:ascii="Cambria" w:hAnsi="Cambria"/>
          </w:rPr>
          <w:delText>s.</w:delText>
        </w:r>
      </w:del>
      <w:r w:rsidR="00A84DF7">
        <w:rPr>
          <w:rFonts w:ascii="Cambria" w:hAnsi="Cambria"/>
        </w:rPr>
        <w:t xml:space="preserve"> budgeted amounts for every </w:t>
      </w:r>
      <w:r w:rsidR="000B2810">
        <w:rPr>
          <w:rFonts w:ascii="Cambria" w:hAnsi="Cambria"/>
        </w:rPr>
        <w:t xml:space="preserve">line </w:t>
      </w:r>
      <w:r w:rsidR="00003FF6">
        <w:rPr>
          <w:rFonts w:ascii="Cambria" w:hAnsi="Cambria"/>
        </w:rPr>
        <w:t>item</w:t>
      </w:r>
      <w:r w:rsidR="000B2810">
        <w:rPr>
          <w:rFonts w:ascii="Cambria" w:hAnsi="Cambria"/>
        </w:rPr>
        <w:t xml:space="preserve"> in every fund </w:t>
      </w:r>
      <w:r w:rsidR="006556EB">
        <w:rPr>
          <w:rFonts w:ascii="Cambria" w:hAnsi="Cambria"/>
        </w:rPr>
        <w:t xml:space="preserve">within </w:t>
      </w:r>
      <w:r w:rsidR="00003FF6">
        <w:rPr>
          <w:rFonts w:ascii="Cambria" w:hAnsi="Cambria"/>
        </w:rPr>
        <w:t>the Town’s budget</w:t>
      </w:r>
      <w:r w:rsidR="008941F2">
        <w:rPr>
          <w:rFonts w:ascii="Cambria" w:hAnsi="Cambria"/>
        </w:rPr>
        <w:t xml:space="preserve"> and a summary of th</w:t>
      </w:r>
      <w:r w:rsidR="000B58F8">
        <w:rPr>
          <w:rFonts w:ascii="Cambria" w:hAnsi="Cambria"/>
        </w:rPr>
        <w:t>e</w:t>
      </w:r>
      <w:r w:rsidR="008941F2">
        <w:rPr>
          <w:rFonts w:ascii="Cambria" w:hAnsi="Cambria"/>
        </w:rPr>
        <w:t xml:space="preserve"> current balance in </w:t>
      </w:r>
      <w:r w:rsidR="000B58F8">
        <w:rPr>
          <w:rFonts w:ascii="Cambria" w:hAnsi="Cambria"/>
        </w:rPr>
        <w:t>each</w:t>
      </w:r>
      <w:r w:rsidR="008941F2">
        <w:rPr>
          <w:rFonts w:ascii="Cambria" w:hAnsi="Cambria"/>
        </w:rPr>
        <w:t xml:space="preserve"> bank and investment accounts</w:t>
      </w:r>
      <w:r w:rsidR="000B2810">
        <w:rPr>
          <w:rFonts w:ascii="Cambria" w:hAnsi="Cambria"/>
        </w:rPr>
        <w:t xml:space="preserve">. </w:t>
      </w:r>
      <w:r>
        <w:rPr>
          <w:rFonts w:ascii="Cambria" w:hAnsi="Cambria"/>
        </w:rPr>
        <w:t xml:space="preserve"> </w:t>
      </w:r>
      <w:r w:rsidR="006556EB">
        <w:rPr>
          <w:rFonts w:ascii="Cambria" w:hAnsi="Cambria"/>
        </w:rPr>
        <w:t>This reporting is included in th</w:t>
      </w:r>
      <w:r w:rsidR="008940A6">
        <w:rPr>
          <w:rFonts w:ascii="Cambria" w:hAnsi="Cambria"/>
        </w:rPr>
        <w:t>e</w:t>
      </w:r>
      <w:r w:rsidR="006556EB">
        <w:rPr>
          <w:rFonts w:ascii="Cambria" w:hAnsi="Cambria"/>
        </w:rPr>
        <w:t xml:space="preserve"> </w:t>
      </w:r>
      <w:r w:rsidR="00A9517C">
        <w:rPr>
          <w:rFonts w:ascii="Cambria" w:hAnsi="Cambria"/>
        </w:rPr>
        <w:t xml:space="preserve">first </w:t>
      </w:r>
      <w:r w:rsidR="006556EB">
        <w:rPr>
          <w:rFonts w:ascii="Cambria" w:hAnsi="Cambria"/>
        </w:rPr>
        <w:t>regular Me</w:t>
      </w:r>
      <w:r w:rsidR="00725D85">
        <w:rPr>
          <w:rFonts w:ascii="Cambria" w:hAnsi="Cambria"/>
        </w:rPr>
        <w:t>e</w:t>
      </w:r>
      <w:r w:rsidR="0029599E">
        <w:rPr>
          <w:rFonts w:ascii="Cambria" w:hAnsi="Cambria"/>
        </w:rPr>
        <w:t>ting</w:t>
      </w:r>
      <w:r w:rsidR="006556EB">
        <w:rPr>
          <w:rFonts w:ascii="Cambria" w:hAnsi="Cambria"/>
        </w:rPr>
        <w:t xml:space="preserve"> Agenda Packets </w:t>
      </w:r>
      <w:r w:rsidR="00A9517C">
        <w:rPr>
          <w:rFonts w:ascii="Cambria" w:hAnsi="Cambria"/>
        </w:rPr>
        <w:t xml:space="preserve">(second Tuesday of each month) </w:t>
      </w:r>
      <w:r w:rsidR="006556EB">
        <w:rPr>
          <w:rFonts w:ascii="Cambria" w:hAnsi="Cambria"/>
        </w:rPr>
        <w:t xml:space="preserve">and is </w:t>
      </w:r>
      <w:r w:rsidR="00F4102B">
        <w:rPr>
          <w:rFonts w:ascii="Cambria" w:hAnsi="Cambria"/>
        </w:rPr>
        <w:t xml:space="preserve">always available to the public on the Town </w:t>
      </w:r>
      <w:commentRangeStart w:id="137"/>
      <w:r w:rsidR="00F4102B">
        <w:rPr>
          <w:rFonts w:ascii="Cambria" w:hAnsi="Cambria"/>
        </w:rPr>
        <w:t>website</w:t>
      </w:r>
      <w:commentRangeEnd w:id="137"/>
      <w:r w:rsidR="00DC2AAE">
        <w:rPr>
          <w:rStyle w:val="CommentReference"/>
          <w:rFonts w:ascii="Cambria" w:hAnsi="Cambria"/>
          <w:sz w:val="22"/>
          <w:szCs w:val="22"/>
        </w:rPr>
        <w:commentReference w:id="137"/>
      </w:r>
      <w:r w:rsidR="00F4102B">
        <w:rPr>
          <w:rFonts w:ascii="Cambria" w:hAnsi="Cambria"/>
        </w:rPr>
        <w:t>.</w:t>
      </w:r>
      <w:r w:rsidR="0010596A">
        <w:rPr>
          <w:rFonts w:ascii="Cambria" w:hAnsi="Cambria"/>
        </w:rPr>
        <w:t xml:space="preserve"> </w:t>
      </w:r>
      <w:r w:rsidR="000E128B">
        <w:rPr>
          <w:rFonts w:ascii="Cambria" w:hAnsi="Cambria"/>
        </w:rPr>
        <w:t>This level of up-to-date information</w:t>
      </w:r>
      <w:r w:rsidR="004766D0">
        <w:rPr>
          <w:rFonts w:ascii="Cambria" w:hAnsi="Cambria"/>
        </w:rPr>
        <w:t xml:space="preserve"> </w:t>
      </w:r>
      <w:r w:rsidR="000E128B">
        <w:rPr>
          <w:rFonts w:ascii="Cambria" w:hAnsi="Cambria"/>
        </w:rPr>
        <w:t xml:space="preserve">is absolutely vital to </w:t>
      </w:r>
      <w:r w:rsidR="004766D0">
        <w:rPr>
          <w:rFonts w:ascii="Cambria" w:hAnsi="Cambria"/>
        </w:rPr>
        <w:t xml:space="preserve">decision making throughout the </w:t>
      </w:r>
      <w:r w:rsidR="005236E7">
        <w:rPr>
          <w:rFonts w:ascii="Cambria" w:hAnsi="Cambria"/>
        </w:rPr>
        <w:t>year</w:t>
      </w:r>
      <w:r w:rsidR="004766D0">
        <w:rPr>
          <w:rFonts w:ascii="Cambria" w:hAnsi="Cambria"/>
        </w:rPr>
        <w:t xml:space="preserve"> </w:t>
      </w:r>
      <w:r w:rsidR="00941F3F">
        <w:rPr>
          <w:rFonts w:ascii="Cambria" w:hAnsi="Cambria"/>
        </w:rPr>
        <w:t xml:space="preserve">especially </w:t>
      </w:r>
      <w:r w:rsidR="007E35E9">
        <w:rPr>
          <w:rFonts w:ascii="Cambria" w:hAnsi="Cambria"/>
        </w:rPr>
        <w:t>when</w:t>
      </w:r>
      <w:r w:rsidR="004766D0">
        <w:rPr>
          <w:rFonts w:ascii="Cambria" w:hAnsi="Cambria"/>
        </w:rPr>
        <w:t xml:space="preserve"> unexpected expenses </w:t>
      </w:r>
      <w:r w:rsidR="00543C2A">
        <w:rPr>
          <w:rFonts w:ascii="Cambria" w:hAnsi="Cambria"/>
        </w:rPr>
        <w:t>invariabl</w:t>
      </w:r>
      <w:r w:rsidR="007E35E9">
        <w:rPr>
          <w:rFonts w:ascii="Cambria" w:hAnsi="Cambria"/>
        </w:rPr>
        <w:t>y</w:t>
      </w:r>
      <w:r w:rsidR="00543C2A">
        <w:rPr>
          <w:rFonts w:ascii="Cambria" w:hAnsi="Cambria"/>
        </w:rPr>
        <w:t xml:space="preserve"> occur</w:t>
      </w:r>
      <w:r w:rsidR="007E35E9">
        <w:rPr>
          <w:rFonts w:ascii="Cambria" w:hAnsi="Cambria"/>
        </w:rPr>
        <w:t xml:space="preserve"> </w:t>
      </w:r>
      <w:ins w:id="138" w:author="Stefen Wynn" w:date="2026-03-28T10:22:00Z" w16du:dateUtc="2026-03-28T16:22:00Z">
        <w:r w:rsidR="00F674A6">
          <w:rPr>
            <w:rFonts w:ascii="Cambria" w:hAnsi="Cambria"/>
          </w:rPr>
          <w:t xml:space="preserve">like </w:t>
        </w:r>
      </w:ins>
      <w:del w:id="139" w:author="Stefen Wynn" w:date="2026-03-28T10:22:00Z" w16du:dateUtc="2026-03-28T16:22:00Z">
        <w:r w:rsidR="007E35E9" w:rsidDel="00F674A6">
          <w:rPr>
            <w:rFonts w:ascii="Cambria" w:hAnsi="Cambria"/>
          </w:rPr>
          <w:delText>(</w:delText>
        </w:r>
        <w:r w:rsidR="005E63FD" w:rsidDel="00F674A6">
          <w:rPr>
            <w:rFonts w:ascii="Cambria" w:hAnsi="Cambria"/>
          </w:rPr>
          <w:delText xml:space="preserve">think </w:delText>
        </w:r>
      </w:del>
      <w:r w:rsidR="007E35E9">
        <w:rPr>
          <w:rFonts w:ascii="Cambria" w:hAnsi="Cambria"/>
        </w:rPr>
        <w:t xml:space="preserve">broken </w:t>
      </w:r>
      <w:r w:rsidR="00BC6F8A">
        <w:rPr>
          <w:rFonts w:ascii="Cambria" w:hAnsi="Cambria"/>
        </w:rPr>
        <w:t xml:space="preserve">clay </w:t>
      </w:r>
      <w:r w:rsidR="007E35E9">
        <w:rPr>
          <w:rFonts w:ascii="Cambria" w:hAnsi="Cambria"/>
        </w:rPr>
        <w:t>sewer</w:t>
      </w:r>
      <w:r w:rsidR="00BC6F8A">
        <w:rPr>
          <w:rFonts w:ascii="Cambria" w:hAnsi="Cambria"/>
        </w:rPr>
        <w:t xml:space="preserve"> service lines, broken water lines, </w:t>
      </w:r>
      <w:r w:rsidR="00800F76">
        <w:rPr>
          <w:rFonts w:ascii="Cambria" w:hAnsi="Cambria"/>
        </w:rPr>
        <w:t>vehicle maintenance</w:t>
      </w:r>
      <w:ins w:id="140" w:author="Stefen Wynn" w:date="2026-03-28T10:22:00Z" w16du:dateUtc="2026-03-28T16:22:00Z">
        <w:r w:rsidR="00F674A6">
          <w:rPr>
            <w:rFonts w:ascii="Cambria" w:hAnsi="Cambria"/>
          </w:rPr>
          <w:t xml:space="preserve">, etc. </w:t>
        </w:r>
      </w:ins>
      <w:del w:id="141" w:author="Stefen Wynn" w:date="2026-03-28T10:22:00Z" w16du:dateUtc="2026-03-28T16:22:00Z">
        <w:r w:rsidR="00800F76" w:rsidDel="00F674A6">
          <w:rPr>
            <w:rFonts w:ascii="Cambria" w:hAnsi="Cambria"/>
          </w:rPr>
          <w:delText xml:space="preserve">, </w:delText>
        </w:r>
        <w:r w:rsidR="00E159ED" w:rsidDel="00F674A6">
          <w:rPr>
            <w:rFonts w:ascii="Cambria" w:hAnsi="Cambria"/>
          </w:rPr>
          <w:delText>etc</w:delText>
        </w:r>
        <w:r w:rsidR="00104D12" w:rsidDel="00F674A6">
          <w:rPr>
            <w:rFonts w:ascii="Cambria" w:hAnsi="Cambria"/>
          </w:rPr>
          <w:delText>.</w:delText>
        </w:r>
        <w:r w:rsidR="00E159ED" w:rsidDel="00F674A6">
          <w:rPr>
            <w:rFonts w:ascii="Cambria" w:hAnsi="Cambria"/>
          </w:rPr>
          <w:delText>)</w:delText>
        </w:r>
      </w:del>
      <w:r w:rsidR="00E159ED">
        <w:rPr>
          <w:rFonts w:ascii="Cambria" w:hAnsi="Cambria"/>
        </w:rPr>
        <w:t>.</w:t>
      </w:r>
    </w:p>
    <w:p w14:paraId="4110342A" w14:textId="4CE4047F" w:rsidR="00C52C5F" w:rsidRDefault="0023655B">
      <w:pPr>
        <w:rPr>
          <w:rFonts w:ascii="Cambria" w:hAnsi="Cambria"/>
        </w:rPr>
      </w:pPr>
      <w:r>
        <w:rPr>
          <w:rFonts w:ascii="Cambria" w:hAnsi="Cambria"/>
        </w:rPr>
        <w:t>Another</w:t>
      </w:r>
      <w:r w:rsidR="0069341E">
        <w:rPr>
          <w:rFonts w:ascii="Cambria" w:hAnsi="Cambria"/>
        </w:rPr>
        <w:t xml:space="preserve"> major </w:t>
      </w:r>
      <w:r w:rsidR="005611A5">
        <w:rPr>
          <w:rFonts w:ascii="Cambria" w:hAnsi="Cambria"/>
        </w:rPr>
        <w:t xml:space="preserve">nationally recognized </w:t>
      </w:r>
      <w:r>
        <w:rPr>
          <w:rFonts w:ascii="Cambria" w:hAnsi="Cambria"/>
        </w:rPr>
        <w:t>planning tool</w:t>
      </w:r>
      <w:r w:rsidR="0069341E">
        <w:rPr>
          <w:rFonts w:ascii="Cambria" w:hAnsi="Cambria"/>
        </w:rPr>
        <w:t xml:space="preserve"> </w:t>
      </w:r>
      <w:r w:rsidR="006014A1">
        <w:rPr>
          <w:rFonts w:ascii="Cambria" w:hAnsi="Cambria"/>
        </w:rPr>
        <w:t xml:space="preserve">introduced by our Town </w:t>
      </w:r>
      <w:r w:rsidR="00E71106">
        <w:rPr>
          <w:rFonts w:ascii="Cambria" w:hAnsi="Cambria"/>
        </w:rPr>
        <w:t>Administrator</w:t>
      </w:r>
      <w:r w:rsidR="006014A1">
        <w:rPr>
          <w:rFonts w:ascii="Cambria" w:hAnsi="Cambria"/>
        </w:rPr>
        <w:t xml:space="preserve"> is a </w:t>
      </w:r>
      <w:r w:rsidR="00DC6B9D">
        <w:rPr>
          <w:rFonts w:ascii="Cambria" w:hAnsi="Cambria"/>
        </w:rPr>
        <w:t>five-year</w:t>
      </w:r>
      <w:r w:rsidR="006014A1">
        <w:rPr>
          <w:rFonts w:ascii="Cambria" w:hAnsi="Cambria"/>
        </w:rPr>
        <w:t xml:space="preserve"> Capi</w:t>
      </w:r>
      <w:r w:rsidR="005A689C">
        <w:rPr>
          <w:rFonts w:ascii="Cambria" w:hAnsi="Cambria"/>
        </w:rPr>
        <w:t>ta</w:t>
      </w:r>
      <w:r w:rsidR="006014A1">
        <w:rPr>
          <w:rFonts w:ascii="Cambria" w:hAnsi="Cambria"/>
        </w:rPr>
        <w:t xml:space="preserve">l Improvement Plan. This </w:t>
      </w:r>
      <w:r w:rsidR="00640DFD">
        <w:rPr>
          <w:rFonts w:ascii="Cambria" w:hAnsi="Cambria"/>
        </w:rPr>
        <w:t>is a simple</w:t>
      </w:r>
      <w:r w:rsidR="00481279">
        <w:rPr>
          <w:rFonts w:ascii="Cambria" w:hAnsi="Cambria"/>
        </w:rPr>
        <w:t xml:space="preserve"> mechanism </w:t>
      </w:r>
      <w:r w:rsidR="007E7354">
        <w:rPr>
          <w:rFonts w:ascii="Cambria" w:hAnsi="Cambria"/>
        </w:rPr>
        <w:t xml:space="preserve">for </w:t>
      </w:r>
      <w:r w:rsidR="006014A1">
        <w:rPr>
          <w:rFonts w:ascii="Cambria" w:hAnsi="Cambria"/>
        </w:rPr>
        <w:t xml:space="preserve">each </w:t>
      </w:r>
      <w:r w:rsidR="00E71106">
        <w:rPr>
          <w:rFonts w:ascii="Cambria" w:hAnsi="Cambria"/>
        </w:rPr>
        <w:t>Department</w:t>
      </w:r>
      <w:r w:rsidR="006014A1">
        <w:rPr>
          <w:rFonts w:ascii="Cambria" w:hAnsi="Cambria"/>
        </w:rPr>
        <w:t xml:space="preserve"> to </w:t>
      </w:r>
      <w:r w:rsidR="00E71106">
        <w:rPr>
          <w:rFonts w:ascii="Cambria" w:hAnsi="Cambria"/>
        </w:rPr>
        <w:t xml:space="preserve">assess what is needed to </w:t>
      </w:r>
      <w:r w:rsidR="008C0E09">
        <w:rPr>
          <w:rFonts w:ascii="Cambria" w:hAnsi="Cambria"/>
        </w:rPr>
        <w:t>improve</w:t>
      </w:r>
      <w:r w:rsidR="00CD2FF7">
        <w:rPr>
          <w:rFonts w:ascii="Cambria" w:hAnsi="Cambria"/>
        </w:rPr>
        <w:t xml:space="preserve"> existing </w:t>
      </w:r>
      <w:r w:rsidR="007E7354">
        <w:rPr>
          <w:rFonts w:ascii="Cambria" w:hAnsi="Cambria"/>
        </w:rPr>
        <w:t>infrastructure</w:t>
      </w:r>
      <w:r w:rsidR="00CD2FF7">
        <w:rPr>
          <w:rFonts w:ascii="Cambria" w:hAnsi="Cambria"/>
        </w:rPr>
        <w:t xml:space="preserve"> and </w:t>
      </w:r>
      <w:r w:rsidR="008C0E09">
        <w:rPr>
          <w:rFonts w:ascii="Cambria" w:hAnsi="Cambria"/>
        </w:rPr>
        <w:t xml:space="preserve">replace </w:t>
      </w:r>
      <w:r w:rsidR="007E7354">
        <w:rPr>
          <w:rFonts w:ascii="Cambria" w:hAnsi="Cambria"/>
        </w:rPr>
        <w:t>aging or obsolete</w:t>
      </w:r>
      <w:r w:rsidR="008C0E09">
        <w:rPr>
          <w:rFonts w:ascii="Cambria" w:hAnsi="Cambria"/>
        </w:rPr>
        <w:t xml:space="preserve"> </w:t>
      </w:r>
      <w:r w:rsidR="00CD2FF7">
        <w:rPr>
          <w:rFonts w:ascii="Cambria" w:hAnsi="Cambria"/>
        </w:rPr>
        <w:t>equi</w:t>
      </w:r>
      <w:r w:rsidR="008C0E09">
        <w:rPr>
          <w:rFonts w:ascii="Cambria" w:hAnsi="Cambria"/>
        </w:rPr>
        <w:t>p</w:t>
      </w:r>
      <w:r w:rsidR="00CD2FF7">
        <w:rPr>
          <w:rFonts w:ascii="Cambria" w:hAnsi="Cambria"/>
        </w:rPr>
        <w:t xml:space="preserve">ment </w:t>
      </w:r>
      <w:r w:rsidR="007E7354">
        <w:rPr>
          <w:rFonts w:ascii="Cambria" w:hAnsi="Cambria"/>
        </w:rPr>
        <w:t xml:space="preserve">over a rolling </w:t>
      </w:r>
      <w:r w:rsidR="00765075">
        <w:rPr>
          <w:rFonts w:ascii="Cambria" w:hAnsi="Cambria"/>
        </w:rPr>
        <w:t>five-year</w:t>
      </w:r>
      <w:r w:rsidR="007E7354">
        <w:rPr>
          <w:rFonts w:ascii="Cambria" w:hAnsi="Cambria"/>
        </w:rPr>
        <w:t xml:space="preserve"> perio</w:t>
      </w:r>
      <w:r w:rsidR="000E5975">
        <w:rPr>
          <w:rFonts w:ascii="Cambria" w:hAnsi="Cambria"/>
        </w:rPr>
        <w:t>d</w:t>
      </w:r>
      <w:ins w:id="142" w:author="Stefen Wynn" w:date="2026-03-28T10:23:00Z" w16du:dateUtc="2026-03-28T16:23:00Z">
        <w:r w:rsidR="00F674A6">
          <w:rPr>
            <w:rFonts w:ascii="Cambria" w:hAnsi="Cambria"/>
          </w:rPr>
          <w:t xml:space="preserve">. </w:t>
        </w:r>
      </w:ins>
      <w:ins w:id="143" w:author="Stefen Wynn" w:date="2026-03-28T10:24:00Z" w16du:dateUtc="2026-03-28T16:24:00Z">
        <w:r w:rsidR="00F674A6">
          <w:rPr>
            <w:rFonts w:ascii="Cambria" w:hAnsi="Cambria"/>
          </w:rPr>
          <w:t>This was done</w:t>
        </w:r>
      </w:ins>
      <w:del w:id="144" w:author="Stefen Wynn" w:date="2026-03-28T10:23:00Z" w16du:dateUtc="2026-03-28T16:23:00Z">
        <w:r w:rsidR="007E7354" w:rsidDel="00F674A6">
          <w:rPr>
            <w:rFonts w:ascii="Cambria" w:hAnsi="Cambria"/>
          </w:rPr>
          <w:delText xml:space="preserve"> </w:delText>
        </w:r>
      </w:del>
      <w:ins w:id="145" w:author="Stefen Wynn" w:date="2026-03-28T10:24:00Z" w16du:dateUtc="2026-03-28T16:24:00Z">
        <w:r w:rsidR="00F674A6">
          <w:rPr>
            <w:rFonts w:ascii="Cambria" w:hAnsi="Cambria"/>
          </w:rPr>
          <w:t xml:space="preserve"> so that</w:t>
        </w:r>
      </w:ins>
      <w:del w:id="146" w:author="Stefen Wynn" w:date="2026-03-28T10:24:00Z" w16du:dateUtc="2026-03-28T16:24:00Z">
        <w:r w:rsidR="007E7354" w:rsidDel="00F674A6">
          <w:rPr>
            <w:rFonts w:ascii="Cambria" w:hAnsi="Cambria"/>
          </w:rPr>
          <w:delText>in order to</w:delText>
        </w:r>
      </w:del>
      <w:ins w:id="147" w:author="Stefen Wynn" w:date="2026-03-28T10:24:00Z" w16du:dateUtc="2026-03-28T16:24:00Z">
        <w:r w:rsidR="00F674A6">
          <w:rPr>
            <w:rFonts w:ascii="Cambria" w:hAnsi="Cambria"/>
          </w:rPr>
          <w:t xml:space="preserve"> the Town can</w:t>
        </w:r>
      </w:ins>
      <w:r w:rsidR="007E7354">
        <w:rPr>
          <w:rFonts w:ascii="Cambria" w:hAnsi="Cambria"/>
        </w:rPr>
        <w:t xml:space="preserve"> </w:t>
      </w:r>
      <w:r w:rsidR="00CD2FF7">
        <w:rPr>
          <w:rFonts w:ascii="Cambria" w:hAnsi="Cambria"/>
        </w:rPr>
        <w:t>con</w:t>
      </w:r>
      <w:r w:rsidR="0070112A">
        <w:rPr>
          <w:rFonts w:ascii="Cambria" w:hAnsi="Cambria"/>
        </w:rPr>
        <w:t>tinue</w:t>
      </w:r>
      <w:r w:rsidR="00CD2FF7">
        <w:rPr>
          <w:rFonts w:ascii="Cambria" w:hAnsi="Cambria"/>
        </w:rPr>
        <w:t xml:space="preserve"> offering th</w:t>
      </w:r>
      <w:r w:rsidR="0070112A">
        <w:rPr>
          <w:rFonts w:ascii="Cambria" w:hAnsi="Cambria"/>
        </w:rPr>
        <w:t>e</w:t>
      </w:r>
      <w:r w:rsidR="00CD2FF7">
        <w:rPr>
          <w:rFonts w:ascii="Cambria" w:hAnsi="Cambria"/>
        </w:rPr>
        <w:t xml:space="preserve"> </w:t>
      </w:r>
      <w:r w:rsidR="0070112A">
        <w:rPr>
          <w:rFonts w:ascii="Cambria" w:hAnsi="Cambria"/>
        </w:rPr>
        <w:t xml:space="preserve">level and types of </w:t>
      </w:r>
      <w:r w:rsidR="00CD2FF7">
        <w:rPr>
          <w:rFonts w:ascii="Cambria" w:hAnsi="Cambria"/>
        </w:rPr>
        <w:t>services the Tow</w:t>
      </w:r>
      <w:r w:rsidR="00481279">
        <w:rPr>
          <w:rFonts w:ascii="Cambria" w:hAnsi="Cambria"/>
        </w:rPr>
        <w:t>n</w:t>
      </w:r>
      <w:r w:rsidR="00CD2FF7">
        <w:rPr>
          <w:rFonts w:ascii="Cambria" w:hAnsi="Cambria"/>
        </w:rPr>
        <w:t xml:space="preserve"> </w:t>
      </w:r>
      <w:r w:rsidR="00631BA4">
        <w:rPr>
          <w:rFonts w:ascii="Cambria" w:hAnsi="Cambria"/>
        </w:rPr>
        <w:t xml:space="preserve">is expected to </w:t>
      </w:r>
      <w:r w:rsidR="00CD2FF7">
        <w:rPr>
          <w:rFonts w:ascii="Cambria" w:hAnsi="Cambria"/>
        </w:rPr>
        <w:t>provide</w:t>
      </w:r>
      <w:r w:rsidR="00481279">
        <w:rPr>
          <w:rFonts w:ascii="Cambria" w:hAnsi="Cambria"/>
        </w:rPr>
        <w:t xml:space="preserve"> our </w:t>
      </w:r>
      <w:r w:rsidR="00BC560B">
        <w:rPr>
          <w:rFonts w:ascii="Cambria" w:hAnsi="Cambria"/>
        </w:rPr>
        <w:t>residents</w:t>
      </w:r>
      <w:r w:rsidR="00481279">
        <w:rPr>
          <w:rFonts w:ascii="Cambria" w:hAnsi="Cambria"/>
        </w:rPr>
        <w:t xml:space="preserve">. </w:t>
      </w:r>
      <w:r w:rsidR="00BC560B">
        <w:rPr>
          <w:rFonts w:ascii="Cambria" w:hAnsi="Cambria"/>
        </w:rPr>
        <w:t xml:space="preserve">This </w:t>
      </w:r>
      <w:r w:rsidR="009E1B15">
        <w:rPr>
          <w:rFonts w:ascii="Cambria" w:hAnsi="Cambria"/>
        </w:rPr>
        <w:t>Plan</w:t>
      </w:r>
      <w:r w:rsidR="00BC560B">
        <w:rPr>
          <w:rFonts w:ascii="Cambria" w:hAnsi="Cambria"/>
        </w:rPr>
        <w:t xml:space="preserve"> </w:t>
      </w:r>
      <w:r w:rsidR="00114D31">
        <w:rPr>
          <w:rFonts w:ascii="Cambria" w:hAnsi="Cambria"/>
        </w:rPr>
        <w:t>offers</w:t>
      </w:r>
      <w:r w:rsidR="00640DFD">
        <w:rPr>
          <w:rFonts w:ascii="Cambria" w:hAnsi="Cambria"/>
        </w:rPr>
        <w:t xml:space="preserve"> </w:t>
      </w:r>
      <w:r w:rsidR="00BC560B">
        <w:rPr>
          <w:rFonts w:ascii="Cambria" w:hAnsi="Cambria"/>
        </w:rPr>
        <w:t xml:space="preserve">the Trustees </w:t>
      </w:r>
      <w:r w:rsidR="00114D31">
        <w:rPr>
          <w:rFonts w:ascii="Cambria" w:hAnsi="Cambria"/>
        </w:rPr>
        <w:t xml:space="preserve">and the public </w:t>
      </w:r>
      <w:r w:rsidR="00BC560B">
        <w:rPr>
          <w:rFonts w:ascii="Cambria" w:hAnsi="Cambria"/>
        </w:rPr>
        <w:t xml:space="preserve">with a five-year snapshot </w:t>
      </w:r>
      <w:r w:rsidR="00351F54">
        <w:rPr>
          <w:rFonts w:ascii="Cambria" w:hAnsi="Cambria"/>
        </w:rPr>
        <w:t>w</w:t>
      </w:r>
      <w:r w:rsidR="009458F0">
        <w:rPr>
          <w:rFonts w:ascii="Cambria" w:hAnsi="Cambria"/>
        </w:rPr>
        <w:t xml:space="preserve">ith </w:t>
      </w:r>
      <w:ins w:id="148" w:author="Stefen Wynn" w:date="2026-03-28T10:24:00Z" w16du:dateUtc="2026-03-28T16:24:00Z">
        <w:r w:rsidR="00F674A6">
          <w:rPr>
            <w:rFonts w:ascii="Cambria" w:hAnsi="Cambria"/>
          </w:rPr>
          <w:t xml:space="preserve">priorities identified by </w:t>
        </w:r>
      </w:ins>
      <w:r w:rsidR="00640DFD">
        <w:rPr>
          <w:rFonts w:ascii="Cambria" w:hAnsi="Cambria"/>
        </w:rPr>
        <w:t xml:space="preserve">staff </w:t>
      </w:r>
      <w:del w:id="149" w:author="Stefen Wynn" w:date="2026-03-28T10:25:00Z" w16du:dateUtc="2026-03-28T16:25:00Z">
        <w:r w:rsidR="00640DFD" w:rsidDel="00F674A6">
          <w:rPr>
            <w:rFonts w:ascii="Cambria" w:hAnsi="Cambria"/>
          </w:rPr>
          <w:delText xml:space="preserve"> </w:delText>
        </w:r>
        <w:r w:rsidR="00D50C98" w:rsidDel="00F674A6">
          <w:rPr>
            <w:rFonts w:ascii="Cambria" w:hAnsi="Cambria"/>
          </w:rPr>
          <w:delText>ide</w:delText>
        </w:r>
      </w:del>
      <w:del w:id="150" w:author="Stefen Wynn" w:date="2026-03-28T10:24:00Z" w16du:dateUtc="2026-03-28T16:24:00Z">
        <w:r w:rsidR="00D50C98" w:rsidDel="00F674A6">
          <w:rPr>
            <w:rFonts w:ascii="Cambria" w:hAnsi="Cambria"/>
          </w:rPr>
          <w:delText>ntified</w:delText>
        </w:r>
        <w:r w:rsidR="00351F54" w:rsidDel="00F674A6">
          <w:rPr>
            <w:rFonts w:ascii="Cambria" w:hAnsi="Cambria"/>
          </w:rPr>
          <w:delText xml:space="preserve"> </w:delText>
        </w:r>
        <w:r w:rsidR="00E41E5B" w:rsidDel="00F674A6">
          <w:rPr>
            <w:rFonts w:ascii="Cambria" w:hAnsi="Cambria"/>
          </w:rPr>
          <w:delText>prioritie</w:delText>
        </w:r>
        <w:r w:rsidR="00D50C98" w:rsidDel="00F674A6">
          <w:rPr>
            <w:rFonts w:ascii="Cambria" w:hAnsi="Cambria"/>
          </w:rPr>
          <w:delText>s</w:delText>
        </w:r>
      </w:del>
      <w:r w:rsidR="00BC560B">
        <w:rPr>
          <w:rFonts w:ascii="Cambria" w:hAnsi="Cambria"/>
        </w:rPr>
        <w:t xml:space="preserve"> </w:t>
      </w:r>
      <w:r w:rsidR="00A844A7">
        <w:rPr>
          <w:rFonts w:ascii="Cambria" w:hAnsi="Cambria"/>
        </w:rPr>
        <w:t>for the immediate</w:t>
      </w:r>
      <w:r w:rsidR="00BC560B">
        <w:rPr>
          <w:rFonts w:ascii="Cambria" w:hAnsi="Cambria"/>
        </w:rPr>
        <w:t xml:space="preserve"> budgeting cycle. These major </w:t>
      </w:r>
      <w:r w:rsidR="00765075">
        <w:rPr>
          <w:rFonts w:ascii="Cambria" w:hAnsi="Cambria"/>
        </w:rPr>
        <w:t>capital</w:t>
      </w:r>
      <w:r w:rsidR="00937307">
        <w:rPr>
          <w:rFonts w:ascii="Cambria" w:hAnsi="Cambria"/>
        </w:rPr>
        <w:t xml:space="preserve"> improvements </w:t>
      </w:r>
      <w:r w:rsidR="003039C5">
        <w:rPr>
          <w:rFonts w:ascii="Cambria" w:hAnsi="Cambria"/>
        </w:rPr>
        <w:t xml:space="preserve">and purchases </w:t>
      </w:r>
      <w:r w:rsidR="00221B47">
        <w:rPr>
          <w:rFonts w:ascii="Cambria" w:hAnsi="Cambria"/>
        </w:rPr>
        <w:t xml:space="preserve">were discussed in several </w:t>
      </w:r>
      <w:r w:rsidR="001C2294">
        <w:rPr>
          <w:rFonts w:ascii="Cambria" w:hAnsi="Cambria"/>
        </w:rPr>
        <w:t>budget</w:t>
      </w:r>
      <w:r w:rsidR="00221B47">
        <w:rPr>
          <w:rFonts w:ascii="Cambria" w:hAnsi="Cambria"/>
        </w:rPr>
        <w:t xml:space="preserve"> </w:t>
      </w:r>
      <w:r w:rsidR="001C2294">
        <w:rPr>
          <w:rFonts w:ascii="Cambria" w:hAnsi="Cambria"/>
        </w:rPr>
        <w:t>meetings</w:t>
      </w:r>
      <w:r w:rsidR="00221B47">
        <w:rPr>
          <w:rFonts w:ascii="Cambria" w:hAnsi="Cambria"/>
        </w:rPr>
        <w:t xml:space="preserve"> held </w:t>
      </w:r>
      <w:del w:id="151" w:author="Stefen Wynn" w:date="2026-03-28T10:25:00Z" w16du:dateUtc="2026-03-28T16:25:00Z">
        <w:r w:rsidR="00221B47" w:rsidDel="00F674A6">
          <w:rPr>
            <w:rFonts w:ascii="Cambria" w:hAnsi="Cambria"/>
          </w:rPr>
          <w:delText>the l</w:delText>
        </w:r>
        <w:r w:rsidR="001C2294" w:rsidDel="00F674A6">
          <w:rPr>
            <w:rFonts w:ascii="Cambria" w:hAnsi="Cambria"/>
          </w:rPr>
          <w:delText>a</w:delText>
        </w:r>
        <w:r w:rsidR="00221B47" w:rsidDel="00F674A6">
          <w:rPr>
            <w:rFonts w:ascii="Cambria" w:hAnsi="Cambria"/>
          </w:rPr>
          <w:delText>st quarter</w:delText>
        </w:r>
      </w:del>
      <w:ins w:id="152" w:author="Stefen Wynn" w:date="2026-03-28T10:25:00Z" w16du:dateUtc="2026-03-28T16:25:00Z">
        <w:r w:rsidR="00F674A6">
          <w:rPr>
            <w:rFonts w:ascii="Cambria" w:hAnsi="Cambria"/>
          </w:rPr>
          <w:t>throughout the third and fourth quarters</w:t>
        </w:r>
      </w:ins>
      <w:r w:rsidR="00221B47">
        <w:rPr>
          <w:rFonts w:ascii="Cambria" w:hAnsi="Cambria"/>
        </w:rPr>
        <w:t xml:space="preserve"> of 2025</w:t>
      </w:r>
      <w:r w:rsidR="001C2294">
        <w:rPr>
          <w:rFonts w:ascii="Cambria" w:hAnsi="Cambria"/>
        </w:rPr>
        <w:t xml:space="preserve"> and </w:t>
      </w:r>
      <w:r w:rsidR="00937307">
        <w:rPr>
          <w:rFonts w:ascii="Cambria" w:hAnsi="Cambria"/>
        </w:rPr>
        <w:t>are</w:t>
      </w:r>
      <w:r w:rsidR="0098297B">
        <w:rPr>
          <w:rFonts w:ascii="Cambria" w:hAnsi="Cambria"/>
        </w:rPr>
        <w:t xml:space="preserve"> described</w:t>
      </w:r>
      <w:r w:rsidR="00937307">
        <w:rPr>
          <w:rFonts w:ascii="Cambria" w:hAnsi="Cambria"/>
        </w:rPr>
        <w:t xml:space="preserve"> in detail </w:t>
      </w:r>
      <w:r w:rsidR="0098297B">
        <w:rPr>
          <w:rFonts w:ascii="Cambria" w:hAnsi="Cambria"/>
        </w:rPr>
        <w:t>o</w:t>
      </w:r>
      <w:r w:rsidR="00937307">
        <w:rPr>
          <w:rFonts w:ascii="Cambria" w:hAnsi="Cambria"/>
        </w:rPr>
        <w:t xml:space="preserve">n pages </w:t>
      </w:r>
      <w:r w:rsidR="0098297B">
        <w:rPr>
          <w:rFonts w:ascii="Cambria" w:hAnsi="Cambria"/>
        </w:rPr>
        <w:t xml:space="preserve">68 </w:t>
      </w:r>
      <w:r w:rsidR="00EA6F65">
        <w:rPr>
          <w:rFonts w:ascii="Cambria" w:hAnsi="Cambria"/>
        </w:rPr>
        <w:t>–</w:t>
      </w:r>
      <w:r w:rsidR="0098297B">
        <w:rPr>
          <w:rFonts w:ascii="Cambria" w:hAnsi="Cambria"/>
        </w:rPr>
        <w:t xml:space="preserve"> </w:t>
      </w:r>
      <w:r w:rsidR="00EA6F65">
        <w:rPr>
          <w:rFonts w:ascii="Cambria" w:hAnsi="Cambria"/>
        </w:rPr>
        <w:t>76 and 145 of th</w:t>
      </w:r>
      <w:r w:rsidR="00DC6B9D">
        <w:rPr>
          <w:rFonts w:ascii="Cambria" w:hAnsi="Cambria"/>
        </w:rPr>
        <w:t>e</w:t>
      </w:r>
      <w:r w:rsidR="00EA6F65">
        <w:rPr>
          <w:rFonts w:ascii="Cambria" w:hAnsi="Cambria"/>
        </w:rPr>
        <w:t xml:space="preserve"> 2026 </w:t>
      </w:r>
      <w:r w:rsidR="001C2294">
        <w:rPr>
          <w:rFonts w:ascii="Cambria" w:hAnsi="Cambria"/>
        </w:rPr>
        <w:t>annual</w:t>
      </w:r>
      <w:r w:rsidR="00DC6B9D">
        <w:rPr>
          <w:rFonts w:ascii="Cambria" w:hAnsi="Cambria"/>
        </w:rPr>
        <w:t xml:space="preserve"> </w:t>
      </w:r>
      <w:r w:rsidR="00EA6F65">
        <w:rPr>
          <w:rFonts w:ascii="Cambria" w:hAnsi="Cambria"/>
        </w:rPr>
        <w:t xml:space="preserve">budget </w:t>
      </w:r>
      <w:r w:rsidR="00DC6B9D">
        <w:rPr>
          <w:rFonts w:ascii="Cambria" w:hAnsi="Cambria"/>
        </w:rPr>
        <w:t xml:space="preserve">report found on the Town’s website. </w:t>
      </w:r>
      <w:r w:rsidR="00955ADE">
        <w:rPr>
          <w:rFonts w:ascii="Cambria" w:hAnsi="Cambria"/>
        </w:rPr>
        <w:t>Despite th</w:t>
      </w:r>
      <w:r w:rsidR="00AA5FFC">
        <w:rPr>
          <w:rFonts w:ascii="Cambria" w:hAnsi="Cambria"/>
        </w:rPr>
        <w:t>e</w:t>
      </w:r>
      <w:del w:id="153" w:author="Stefen Wynn" w:date="2026-03-28T10:25:00Z" w16du:dateUtc="2026-03-28T16:25:00Z">
        <w:r w:rsidR="00955ADE" w:rsidDel="00F674A6">
          <w:rPr>
            <w:rFonts w:ascii="Cambria" w:hAnsi="Cambria"/>
          </w:rPr>
          <w:delText xml:space="preserve"> </w:delText>
        </w:r>
        <w:r w:rsidR="00AA5FFC" w:rsidDel="00F674A6">
          <w:rPr>
            <w:rFonts w:ascii="Cambria" w:hAnsi="Cambria"/>
          </w:rPr>
          <w:delText>anonymous</w:delText>
        </w:r>
        <w:r w:rsidR="00955ADE" w:rsidDel="00F674A6">
          <w:rPr>
            <w:rFonts w:ascii="Cambria" w:hAnsi="Cambria"/>
          </w:rPr>
          <w:delText xml:space="preserve"> </w:delText>
        </w:r>
        <w:r w:rsidR="00AA5FFC" w:rsidDel="00F674A6">
          <w:rPr>
            <w:rFonts w:ascii="Cambria" w:hAnsi="Cambria"/>
          </w:rPr>
          <w:delText>detractor</w:delText>
        </w:r>
      </w:del>
      <w:ins w:id="154" w:author="Stefen Wynn" w:date="2026-03-28T10:25:00Z" w16du:dateUtc="2026-03-28T16:25:00Z">
        <w:r w:rsidR="00F674A6">
          <w:rPr>
            <w:rFonts w:ascii="Cambria" w:hAnsi="Cambria"/>
          </w:rPr>
          <w:t xml:space="preserve"> author(s)</w:t>
        </w:r>
      </w:ins>
      <w:r w:rsidR="00AA5FFC">
        <w:rPr>
          <w:rFonts w:ascii="Cambria" w:hAnsi="Cambria"/>
        </w:rPr>
        <w:t xml:space="preserve"> referring to this long-term planning as “shopping,” i</w:t>
      </w:r>
      <w:r w:rsidR="006014A1">
        <w:rPr>
          <w:rFonts w:ascii="Cambria" w:hAnsi="Cambria"/>
        </w:rPr>
        <w:t xml:space="preserve">t </w:t>
      </w:r>
      <w:r w:rsidR="00AA5FFC">
        <w:rPr>
          <w:rFonts w:ascii="Cambria" w:hAnsi="Cambria"/>
        </w:rPr>
        <w:t>is not</w:t>
      </w:r>
      <w:r w:rsidR="00367536">
        <w:rPr>
          <w:rFonts w:ascii="Cambria" w:hAnsi="Cambria"/>
        </w:rPr>
        <w:t xml:space="preserve">. It’s </w:t>
      </w:r>
      <w:del w:id="155" w:author="Stefen Wynn" w:date="2026-03-28T10:25:00Z" w16du:dateUtc="2026-03-28T16:25:00Z">
        <w:r w:rsidR="00367536" w:rsidDel="00F674A6">
          <w:rPr>
            <w:rFonts w:ascii="Cambria" w:hAnsi="Cambria"/>
          </w:rPr>
          <w:delText>called</w:delText>
        </w:r>
      </w:del>
      <w:r w:rsidR="00367536">
        <w:rPr>
          <w:rFonts w:ascii="Cambria" w:hAnsi="Cambria"/>
        </w:rPr>
        <w:t xml:space="preserve"> responsible planning </w:t>
      </w:r>
      <w:r w:rsidR="00BF2B18">
        <w:rPr>
          <w:rFonts w:ascii="Cambria" w:hAnsi="Cambria"/>
        </w:rPr>
        <w:t>regarding the</w:t>
      </w:r>
      <w:r w:rsidR="00367536">
        <w:rPr>
          <w:rFonts w:ascii="Cambria" w:hAnsi="Cambria"/>
        </w:rPr>
        <w:t xml:space="preserve"> use of public funds to ensure the Town of </w:t>
      </w:r>
      <w:r w:rsidR="00BF2B18">
        <w:rPr>
          <w:rFonts w:ascii="Cambria" w:hAnsi="Cambria"/>
        </w:rPr>
        <w:t>Paonia</w:t>
      </w:r>
      <w:r w:rsidR="00367536">
        <w:rPr>
          <w:rFonts w:ascii="Cambria" w:hAnsi="Cambria"/>
        </w:rPr>
        <w:t xml:space="preserve"> can </w:t>
      </w:r>
      <w:r w:rsidR="00BF2B18">
        <w:rPr>
          <w:rFonts w:ascii="Cambria" w:hAnsi="Cambria"/>
        </w:rPr>
        <w:t>continue</w:t>
      </w:r>
      <w:r w:rsidR="00367536">
        <w:rPr>
          <w:rFonts w:ascii="Cambria" w:hAnsi="Cambria"/>
        </w:rPr>
        <w:t xml:space="preserve"> </w:t>
      </w:r>
      <w:r w:rsidR="00BF2B18">
        <w:rPr>
          <w:rFonts w:ascii="Cambria" w:hAnsi="Cambria"/>
        </w:rPr>
        <w:t>operating</w:t>
      </w:r>
      <w:r w:rsidR="00367536">
        <w:rPr>
          <w:rFonts w:ascii="Cambria" w:hAnsi="Cambria"/>
        </w:rPr>
        <w:t xml:space="preserve"> under all k</w:t>
      </w:r>
      <w:r w:rsidR="00BF2B18">
        <w:rPr>
          <w:rFonts w:ascii="Cambria" w:hAnsi="Cambria"/>
        </w:rPr>
        <w:t>n</w:t>
      </w:r>
      <w:r w:rsidR="00367536">
        <w:rPr>
          <w:rFonts w:ascii="Cambria" w:hAnsi="Cambria"/>
        </w:rPr>
        <w:t xml:space="preserve">own and </w:t>
      </w:r>
      <w:r w:rsidR="00BF2B18">
        <w:rPr>
          <w:rFonts w:ascii="Cambria" w:hAnsi="Cambria"/>
        </w:rPr>
        <w:t>unforeseen</w:t>
      </w:r>
      <w:r w:rsidR="00367536">
        <w:rPr>
          <w:rFonts w:ascii="Cambria" w:hAnsi="Cambria"/>
        </w:rPr>
        <w:t xml:space="preserve"> circumstances. </w:t>
      </w:r>
      <w:del w:id="156" w:author="Stefen Wynn" w:date="2026-03-28T10:26:00Z" w16du:dateUtc="2026-03-28T16:26:00Z">
        <w:r w:rsidR="00367536" w:rsidDel="00F674A6">
          <w:rPr>
            <w:rFonts w:ascii="Cambria" w:hAnsi="Cambria"/>
          </w:rPr>
          <w:delText>We call th</w:delText>
        </w:r>
        <w:r w:rsidR="00104D12" w:rsidDel="00F674A6">
          <w:rPr>
            <w:rFonts w:ascii="Cambria" w:hAnsi="Cambria"/>
          </w:rPr>
          <w:delText>is</w:delText>
        </w:r>
      </w:del>
      <w:ins w:id="157" w:author="Stefen Wynn" w:date="2026-03-28T10:26:00Z" w16du:dateUtc="2026-03-28T16:26:00Z">
        <w:r w:rsidR="00F674A6">
          <w:rPr>
            <w:rFonts w:ascii="Cambria" w:hAnsi="Cambria"/>
          </w:rPr>
          <w:t>This level of financial planning is considered</w:t>
        </w:r>
      </w:ins>
      <w:r w:rsidR="00367536">
        <w:rPr>
          <w:rFonts w:ascii="Cambria" w:hAnsi="Cambria"/>
        </w:rPr>
        <w:t xml:space="preserve"> good governance</w:t>
      </w:r>
      <w:ins w:id="158" w:author="Stefen Wynn" w:date="2026-03-28T10:26:00Z" w16du:dateUtc="2026-03-28T16:26:00Z">
        <w:r w:rsidR="00F674A6">
          <w:rPr>
            <w:rFonts w:ascii="Cambria" w:hAnsi="Cambria"/>
          </w:rPr>
          <w:t xml:space="preserve"> and a best practice in governmental accounting</w:t>
        </w:r>
      </w:ins>
      <w:r w:rsidR="00925615">
        <w:rPr>
          <w:rFonts w:ascii="Cambria" w:hAnsi="Cambria"/>
        </w:rPr>
        <w:t>. I</w:t>
      </w:r>
      <w:r w:rsidR="00857EDF">
        <w:rPr>
          <w:rFonts w:ascii="Cambria" w:hAnsi="Cambria"/>
        </w:rPr>
        <w:t>t’</w:t>
      </w:r>
      <w:r w:rsidR="007C20A6">
        <w:rPr>
          <w:rFonts w:ascii="Cambria" w:hAnsi="Cambria"/>
        </w:rPr>
        <w:t xml:space="preserve">s </w:t>
      </w:r>
      <w:r w:rsidR="001B0123">
        <w:rPr>
          <w:rFonts w:ascii="Cambria" w:hAnsi="Cambria"/>
        </w:rPr>
        <w:t xml:space="preserve">part of our fiduciary duty and is </w:t>
      </w:r>
      <w:r w:rsidR="004B5249">
        <w:rPr>
          <w:rFonts w:ascii="Cambria" w:hAnsi="Cambria"/>
        </w:rPr>
        <w:t>what we were el</w:t>
      </w:r>
      <w:r w:rsidR="00631BA4">
        <w:rPr>
          <w:rFonts w:ascii="Cambria" w:hAnsi="Cambria"/>
        </w:rPr>
        <w:t>e</w:t>
      </w:r>
      <w:r w:rsidR="004B5249">
        <w:rPr>
          <w:rFonts w:ascii="Cambria" w:hAnsi="Cambria"/>
        </w:rPr>
        <w:t xml:space="preserve">cted to do. </w:t>
      </w:r>
    </w:p>
    <w:p w14:paraId="2BF58F22" w14:textId="17F96E8B" w:rsidR="00EA2D58" w:rsidRPr="00615594" w:rsidRDefault="00E9008F" w:rsidP="00EA2D58">
      <w:pPr>
        <w:spacing w:line="278" w:lineRule="auto"/>
        <w:jc w:val="both"/>
        <w:rPr>
          <w:rFonts w:ascii="Cambria" w:hAnsi="Cambria"/>
        </w:rPr>
      </w:pPr>
      <w:del w:id="159" w:author="Stefen Wynn" w:date="2026-03-28T10:27:00Z" w16du:dateUtc="2026-03-28T16:27:00Z">
        <w:r w:rsidRPr="00615594" w:rsidDel="00F674A6">
          <w:rPr>
            <w:rFonts w:ascii="Cambria" w:hAnsi="Cambria"/>
          </w:rPr>
          <w:delText xml:space="preserve">Our </w:delText>
        </w:r>
        <w:r w:rsidR="00615594" w:rsidDel="00F674A6">
          <w:rPr>
            <w:rFonts w:ascii="Cambria" w:hAnsi="Cambria"/>
          </w:rPr>
          <w:delText xml:space="preserve">anonymous </w:delText>
        </w:r>
        <w:r w:rsidR="00AC0E68" w:rsidRPr="00615594" w:rsidDel="00F674A6">
          <w:rPr>
            <w:rFonts w:ascii="Cambria" w:hAnsi="Cambria"/>
          </w:rPr>
          <w:delText>critic</w:delText>
        </w:r>
        <w:r w:rsidRPr="00615594" w:rsidDel="00F674A6">
          <w:rPr>
            <w:rFonts w:ascii="Cambria" w:hAnsi="Cambria"/>
          </w:rPr>
          <w:delText xml:space="preserve"> </w:delText>
        </w:r>
      </w:del>
      <w:ins w:id="160" w:author="Stefen Wynn" w:date="2026-03-28T10:27:00Z" w16du:dateUtc="2026-03-28T16:27:00Z">
        <w:r w:rsidR="00F674A6">
          <w:rPr>
            <w:rFonts w:ascii="Cambria" w:hAnsi="Cambria"/>
          </w:rPr>
          <w:t xml:space="preserve">The author(s) </w:t>
        </w:r>
      </w:ins>
      <w:del w:id="161" w:author="Stefen Wynn" w:date="2026-03-28T10:27:00Z" w16du:dateUtc="2026-03-28T16:27:00Z">
        <w:r w:rsidR="00615594" w:rsidDel="00F674A6">
          <w:rPr>
            <w:rFonts w:ascii="Cambria" w:hAnsi="Cambria"/>
          </w:rPr>
          <w:delText>goes even</w:delText>
        </w:r>
      </w:del>
      <w:r w:rsidR="00615594">
        <w:rPr>
          <w:rFonts w:ascii="Cambria" w:hAnsi="Cambria"/>
        </w:rPr>
        <w:t xml:space="preserve"> further</w:t>
      </w:r>
      <w:del w:id="162" w:author="Stefen Wynn" w:date="2026-03-28T10:27:00Z" w16du:dateUtc="2026-03-28T16:27:00Z">
        <w:r w:rsidR="00615594" w:rsidDel="00F674A6">
          <w:rPr>
            <w:rFonts w:ascii="Cambria" w:hAnsi="Cambria"/>
          </w:rPr>
          <w:delText xml:space="preserve"> </w:delText>
        </w:r>
        <w:r w:rsidR="009B197D" w:rsidDel="00F674A6">
          <w:rPr>
            <w:rFonts w:ascii="Cambria" w:hAnsi="Cambria"/>
          </w:rPr>
          <w:delText>to</w:delText>
        </w:r>
      </w:del>
      <w:r w:rsidR="009B197D">
        <w:rPr>
          <w:rFonts w:ascii="Cambria" w:hAnsi="Cambria"/>
        </w:rPr>
        <w:t xml:space="preserve"> </w:t>
      </w:r>
      <w:r w:rsidR="00AC0E68" w:rsidRPr="00615594">
        <w:rPr>
          <w:rFonts w:ascii="Cambria" w:hAnsi="Cambria"/>
        </w:rPr>
        <w:t>incorrectly assert</w:t>
      </w:r>
      <w:ins w:id="163" w:author="Stefen Wynn" w:date="2026-03-28T10:27:00Z" w16du:dateUtc="2026-03-28T16:27:00Z">
        <w:r w:rsidR="00F674A6">
          <w:rPr>
            <w:rFonts w:ascii="Cambria" w:hAnsi="Cambria"/>
          </w:rPr>
          <w:t>s</w:t>
        </w:r>
      </w:ins>
      <w:r w:rsidR="00AC0E68" w:rsidRPr="00615594">
        <w:rPr>
          <w:rFonts w:ascii="Cambria" w:hAnsi="Cambria"/>
        </w:rPr>
        <w:t xml:space="preserve"> that the 2026 </w:t>
      </w:r>
      <w:r w:rsidR="009B197D">
        <w:rPr>
          <w:rFonts w:ascii="Cambria" w:hAnsi="Cambria"/>
        </w:rPr>
        <w:t xml:space="preserve">budget </w:t>
      </w:r>
      <w:r w:rsidR="00AC0E68" w:rsidRPr="00615594">
        <w:rPr>
          <w:rFonts w:ascii="Cambria" w:hAnsi="Cambria"/>
        </w:rPr>
        <w:t xml:space="preserve">does not </w:t>
      </w:r>
      <w:r w:rsidR="00CC2CE0" w:rsidRPr="00615594">
        <w:rPr>
          <w:rFonts w:ascii="Cambria" w:hAnsi="Cambria"/>
        </w:rPr>
        <w:t>include</w:t>
      </w:r>
      <w:r w:rsidR="00AC0E68" w:rsidRPr="00615594">
        <w:rPr>
          <w:rFonts w:ascii="Cambria" w:hAnsi="Cambria"/>
        </w:rPr>
        <w:t xml:space="preserve"> </w:t>
      </w:r>
      <w:r w:rsidR="00CC2CE0" w:rsidRPr="00615594">
        <w:rPr>
          <w:rFonts w:ascii="Cambria" w:hAnsi="Cambria"/>
        </w:rPr>
        <w:t>funding</w:t>
      </w:r>
      <w:r w:rsidR="00AC0E68" w:rsidRPr="00615594">
        <w:rPr>
          <w:rFonts w:ascii="Cambria" w:hAnsi="Cambria"/>
        </w:rPr>
        <w:t xml:space="preserve"> for tree </w:t>
      </w:r>
      <w:r w:rsidR="00CC2CE0" w:rsidRPr="00615594">
        <w:rPr>
          <w:rFonts w:ascii="Cambria" w:hAnsi="Cambria"/>
        </w:rPr>
        <w:t xml:space="preserve">maintenance and that the </w:t>
      </w:r>
      <w:r w:rsidR="009B197D" w:rsidRPr="00615594">
        <w:rPr>
          <w:rFonts w:ascii="Cambria" w:hAnsi="Cambria"/>
        </w:rPr>
        <w:t>Administrator</w:t>
      </w:r>
      <w:r w:rsidR="00CC2CE0" w:rsidRPr="00615594">
        <w:rPr>
          <w:rFonts w:ascii="Cambria" w:hAnsi="Cambria"/>
        </w:rPr>
        <w:t xml:space="preserve"> told the </w:t>
      </w:r>
      <w:r w:rsidR="009B197D">
        <w:rPr>
          <w:rFonts w:ascii="Cambria" w:hAnsi="Cambria"/>
        </w:rPr>
        <w:t xml:space="preserve">citizen </w:t>
      </w:r>
      <w:r w:rsidR="00CC2CE0" w:rsidRPr="00615594">
        <w:rPr>
          <w:rFonts w:ascii="Cambria" w:hAnsi="Cambria"/>
        </w:rPr>
        <w:t>Tre</w:t>
      </w:r>
      <w:r w:rsidR="009B197D">
        <w:rPr>
          <w:rFonts w:ascii="Cambria" w:hAnsi="Cambria"/>
        </w:rPr>
        <w:t>e</w:t>
      </w:r>
      <w:r w:rsidR="00CC2CE0" w:rsidRPr="00615594">
        <w:rPr>
          <w:rFonts w:ascii="Cambria" w:hAnsi="Cambria"/>
        </w:rPr>
        <w:t xml:space="preserve"> Board to “pound sand.”</w:t>
      </w:r>
      <w:r w:rsidR="00AC0E68" w:rsidRPr="00615594">
        <w:rPr>
          <w:rFonts w:ascii="Cambria" w:hAnsi="Cambria"/>
        </w:rPr>
        <w:t xml:space="preserve"> Again, </w:t>
      </w:r>
      <w:r w:rsidR="00CC2CE0" w:rsidRPr="00615594">
        <w:rPr>
          <w:rFonts w:ascii="Cambria" w:hAnsi="Cambria"/>
        </w:rPr>
        <w:t>neither are</w:t>
      </w:r>
      <w:r w:rsidR="00AC0E68" w:rsidRPr="00615594">
        <w:rPr>
          <w:rFonts w:ascii="Cambria" w:hAnsi="Cambria"/>
        </w:rPr>
        <w:t xml:space="preserve"> true. </w:t>
      </w:r>
      <w:r w:rsidR="00EA2D58" w:rsidRPr="00615594">
        <w:rPr>
          <w:rFonts w:ascii="Cambria" w:hAnsi="Cambria"/>
        </w:rPr>
        <w:t xml:space="preserve">There are two new budget line items totaling $40,000 in the approved FY 2026 Budget for trees: Streets 10-45-71 Right-of-Way Maintenance $25,000 and Parks 10-46-71 Right-of-Way Maintenance $15,000.  The </w:t>
      </w:r>
      <w:r w:rsidR="00CC2CE0" w:rsidRPr="00615594">
        <w:rPr>
          <w:rFonts w:ascii="Cambria" w:hAnsi="Cambria"/>
        </w:rPr>
        <w:t>Trustees</w:t>
      </w:r>
      <w:r w:rsidR="00EA2D58" w:rsidRPr="00615594">
        <w:rPr>
          <w:rFonts w:ascii="Cambria" w:hAnsi="Cambria"/>
        </w:rPr>
        <w:t xml:space="preserve">, through Resolution 03-26, temporarily suspended the Tree Board </w:t>
      </w:r>
      <w:del w:id="164" w:author="Stefen Wynn" w:date="2026-03-28T10:27:00Z" w16du:dateUtc="2026-03-28T16:27:00Z">
        <w:r w:rsidR="00EA2D58" w:rsidRPr="00615594" w:rsidDel="00F674A6">
          <w:rPr>
            <w:rFonts w:ascii="Cambria" w:hAnsi="Cambria"/>
          </w:rPr>
          <w:delText>(</w:delText>
        </w:r>
      </w:del>
      <w:r w:rsidR="00EA2D58" w:rsidRPr="00615594">
        <w:rPr>
          <w:rFonts w:ascii="Cambria" w:hAnsi="Cambria"/>
        </w:rPr>
        <w:t xml:space="preserve">due to expired terms and a resignation, leaving it without a </w:t>
      </w:r>
      <w:del w:id="165" w:author="Stefen Wynn" w:date="2026-03-28T10:28:00Z" w16du:dateUtc="2026-03-28T16:28:00Z">
        <w:r w:rsidR="00EA2D58" w:rsidRPr="00615594" w:rsidDel="00F674A6">
          <w:rPr>
            <w:rFonts w:ascii="Cambria" w:hAnsi="Cambria"/>
          </w:rPr>
          <w:delText>quorum) while</w:delText>
        </w:r>
      </w:del>
      <w:ins w:id="166" w:author="Stefen Wynn" w:date="2026-03-28T10:28:00Z" w16du:dateUtc="2026-03-28T16:28:00Z">
        <w:r w:rsidR="00F674A6" w:rsidRPr="00615594">
          <w:rPr>
            <w:rFonts w:ascii="Cambria" w:hAnsi="Cambria"/>
          </w:rPr>
          <w:t>quorum</w:t>
        </w:r>
        <w:r w:rsidR="00F674A6">
          <w:rPr>
            <w:rFonts w:ascii="Cambria" w:hAnsi="Cambria"/>
          </w:rPr>
          <w:t>,</w:t>
        </w:r>
        <w:r w:rsidR="00F674A6" w:rsidRPr="00615594">
          <w:rPr>
            <w:rFonts w:ascii="Cambria" w:hAnsi="Cambria"/>
          </w:rPr>
          <w:t xml:space="preserve"> while</w:t>
        </w:r>
      </w:ins>
      <w:r w:rsidR="00EA2D58" w:rsidRPr="00615594">
        <w:rPr>
          <w:rFonts w:ascii="Cambria" w:hAnsi="Cambria"/>
        </w:rPr>
        <w:t xml:space="preserve"> the Town hires a contracted, certified Arborist consultant to assist with long-term tree planning and maintenance.</w:t>
      </w:r>
      <w:r w:rsidR="00EA2D58" w:rsidRPr="00615594">
        <w:rPr>
          <w:rFonts w:ascii="Cambria" w:hAnsi="Cambria"/>
          <w:b/>
          <w:bCs/>
        </w:rPr>
        <w:t xml:space="preserve">  </w:t>
      </w:r>
      <w:ins w:id="167" w:author="Stefen Wynn" w:date="2026-03-28T10:28:00Z" w16du:dateUtc="2026-03-28T16:28:00Z">
        <w:r w:rsidR="00F674A6" w:rsidRPr="00F674A6">
          <w:rPr>
            <w:rFonts w:ascii="Cambria" w:hAnsi="Cambria"/>
            <w:rPrChange w:id="168" w:author="Stefen Wynn" w:date="2026-03-28T10:29:00Z" w16du:dateUtc="2026-03-28T16:29:00Z">
              <w:rPr>
                <w:rFonts w:ascii="Cambria" w:hAnsi="Cambria"/>
                <w:b/>
                <w:bCs/>
              </w:rPr>
            </w:rPrChange>
          </w:rPr>
          <w:t xml:space="preserve">The majority of </w:t>
        </w:r>
      </w:ins>
      <w:r w:rsidR="00EA2D58" w:rsidRPr="00F674A6">
        <w:rPr>
          <w:rFonts w:ascii="Cambria" w:hAnsi="Cambria"/>
        </w:rPr>
        <w:t>Volunteers</w:t>
      </w:r>
      <w:ins w:id="169" w:author="Stefen Wynn" w:date="2026-03-28T10:28:00Z" w16du:dateUtc="2026-03-28T16:28:00Z">
        <w:r w:rsidR="00F674A6">
          <w:rPr>
            <w:rFonts w:ascii="Cambria" w:hAnsi="Cambria"/>
          </w:rPr>
          <w:t>, living outside of Town,</w:t>
        </w:r>
      </w:ins>
      <w:r w:rsidR="00EA2D58" w:rsidRPr="00615594">
        <w:rPr>
          <w:rFonts w:ascii="Cambria" w:hAnsi="Cambria"/>
        </w:rPr>
        <w:t xml:space="preserve"> were never told to “pound sand”, they were asked to follow the same rules as all other Town Boards</w:t>
      </w:r>
      <w:ins w:id="170" w:author="Stefen Wynn" w:date="2026-03-28T10:29:00Z" w16du:dateUtc="2026-03-28T16:29:00Z">
        <w:r w:rsidR="00F674A6">
          <w:rPr>
            <w:rFonts w:ascii="Cambria" w:hAnsi="Cambria"/>
          </w:rPr>
          <w:t>, including having meetings that comply with the Open Meetings Laws of Colorado.</w:t>
        </w:r>
      </w:ins>
      <w:r w:rsidR="00EA2D58" w:rsidRPr="00615594">
        <w:rPr>
          <w:rFonts w:ascii="Cambria" w:hAnsi="Cambria"/>
        </w:rPr>
        <w:t xml:space="preserve"> </w:t>
      </w:r>
      <w:ins w:id="171" w:author="Stefen Wynn" w:date="2026-03-28T10:29:00Z" w16du:dateUtc="2026-03-28T16:29:00Z">
        <w:r w:rsidR="00F674A6">
          <w:rPr>
            <w:rFonts w:ascii="Cambria" w:hAnsi="Cambria"/>
          </w:rPr>
          <w:t>T</w:t>
        </w:r>
      </w:ins>
      <w:del w:id="172" w:author="Stefen Wynn" w:date="2026-03-28T10:29:00Z" w16du:dateUtc="2026-03-28T16:29:00Z">
        <w:r w:rsidR="00EA2D58" w:rsidRPr="00615594" w:rsidDel="00F674A6">
          <w:rPr>
            <w:rFonts w:ascii="Cambria" w:hAnsi="Cambria"/>
          </w:rPr>
          <w:delText>and t</w:delText>
        </w:r>
      </w:del>
      <w:r w:rsidR="00EA2D58" w:rsidRPr="00615594">
        <w:rPr>
          <w:rFonts w:ascii="Cambria" w:hAnsi="Cambria"/>
        </w:rPr>
        <w:t xml:space="preserve">he Town is </w:t>
      </w:r>
      <w:r w:rsidR="00CE7184">
        <w:rPr>
          <w:rFonts w:ascii="Cambria" w:hAnsi="Cambria"/>
        </w:rPr>
        <w:t>working</w:t>
      </w:r>
      <w:r w:rsidR="00EA2D58" w:rsidRPr="00615594">
        <w:rPr>
          <w:rFonts w:ascii="Cambria" w:hAnsi="Cambria"/>
        </w:rPr>
        <w:t xml:space="preserve"> to </w:t>
      </w:r>
      <w:r w:rsidR="00EA2D58" w:rsidRPr="00615594">
        <w:rPr>
          <w:rFonts w:ascii="Cambria" w:hAnsi="Cambria"/>
        </w:rPr>
        <w:lastRenderedPageBreak/>
        <w:t>provide the</w:t>
      </w:r>
      <w:ins w:id="173" w:author="Stefen Wynn" w:date="2026-03-28T10:30:00Z" w16du:dateUtc="2026-03-28T16:30:00Z">
        <w:r w:rsidR="00F674A6">
          <w:rPr>
            <w:rFonts w:ascii="Cambria" w:hAnsi="Cambria"/>
          </w:rPr>
          <w:t xml:space="preserve"> former board </w:t>
        </w:r>
      </w:ins>
      <w:del w:id="174" w:author="Stefen Wynn" w:date="2026-03-28T10:30:00Z" w16du:dateUtc="2026-03-28T16:30:00Z">
        <w:r w:rsidR="00EA2D58" w:rsidRPr="00615594" w:rsidDel="00F674A6">
          <w:rPr>
            <w:rFonts w:ascii="Cambria" w:hAnsi="Cambria"/>
          </w:rPr>
          <w:delText>m</w:delText>
        </w:r>
      </w:del>
      <w:r w:rsidR="00EA2D58" w:rsidRPr="00615594">
        <w:rPr>
          <w:rFonts w:ascii="Cambria" w:hAnsi="Cambria"/>
        </w:rPr>
        <w:t xml:space="preserve"> with exactly what they asked for</w:t>
      </w:r>
      <w:ins w:id="175" w:author="Stefen Wynn" w:date="2026-03-28T10:30:00Z" w16du:dateUtc="2026-03-28T16:30:00Z">
        <w:r w:rsidR="00F674A6">
          <w:rPr>
            <w:rFonts w:ascii="Cambria" w:hAnsi="Cambria"/>
          </w:rPr>
          <w:t xml:space="preserve">, </w:t>
        </w:r>
      </w:ins>
      <w:del w:id="176" w:author="Stefen Wynn" w:date="2026-03-28T10:30:00Z" w16du:dateUtc="2026-03-28T16:30:00Z">
        <w:r w:rsidR="00EA2D58" w:rsidRPr="00615594" w:rsidDel="00F674A6">
          <w:rPr>
            <w:rFonts w:ascii="Cambria" w:hAnsi="Cambria"/>
          </w:rPr>
          <w:delText xml:space="preserve"> – </w:delText>
        </w:r>
      </w:del>
      <w:r w:rsidR="00EA2D58" w:rsidRPr="00615594">
        <w:rPr>
          <w:rFonts w:ascii="Cambria" w:hAnsi="Cambria"/>
        </w:rPr>
        <w:t xml:space="preserve">a certified Arborist consultant and </w:t>
      </w:r>
      <w:ins w:id="177" w:author="Stefen Wynn" w:date="2026-03-28T10:30:00Z" w16du:dateUtc="2026-03-28T16:30:00Z">
        <w:r w:rsidR="00F674A6">
          <w:rPr>
            <w:rFonts w:ascii="Cambria" w:hAnsi="Cambria"/>
          </w:rPr>
          <w:t xml:space="preserve">has already funded tree-maintenance in the FY 2026 Budget. </w:t>
        </w:r>
      </w:ins>
      <w:del w:id="178" w:author="Stefen Wynn" w:date="2026-03-28T10:30:00Z" w16du:dateUtc="2026-03-28T16:30:00Z">
        <w:r w:rsidR="00EA2D58" w:rsidRPr="00615594" w:rsidDel="00F674A6">
          <w:rPr>
            <w:rFonts w:ascii="Cambria" w:hAnsi="Cambria"/>
          </w:rPr>
          <w:delText>money in the budget for tree maintenance.</w:delText>
        </w:r>
      </w:del>
    </w:p>
    <w:p w14:paraId="3EE973BE" w14:textId="6EE0D279" w:rsidR="00BC7C49" w:rsidRDefault="00857EDF">
      <w:pPr>
        <w:rPr>
          <w:rFonts w:ascii="Cambria" w:hAnsi="Cambria"/>
        </w:rPr>
      </w:pPr>
      <w:r>
        <w:rPr>
          <w:rFonts w:ascii="Cambria" w:hAnsi="Cambria"/>
        </w:rPr>
        <w:t xml:space="preserve">The </w:t>
      </w:r>
      <w:del w:id="179" w:author="Stefen Wynn" w:date="2026-03-28T10:30:00Z" w16du:dateUtc="2026-03-28T16:30:00Z">
        <w:r w:rsidDel="00F674A6">
          <w:rPr>
            <w:rFonts w:ascii="Cambria" w:hAnsi="Cambria"/>
          </w:rPr>
          <w:delText xml:space="preserve">posted </w:delText>
        </w:r>
        <w:r w:rsidR="00A134DE" w:rsidDel="00F674A6">
          <w:rPr>
            <w:rFonts w:ascii="Cambria" w:hAnsi="Cambria"/>
          </w:rPr>
          <w:delText xml:space="preserve">anonymous </w:delText>
        </w:r>
        <w:r w:rsidR="004B4664" w:rsidDel="00F674A6">
          <w:rPr>
            <w:rFonts w:ascii="Cambria" w:hAnsi="Cambria"/>
          </w:rPr>
          <w:delText xml:space="preserve">compendium </w:delText>
        </w:r>
      </w:del>
      <w:ins w:id="180" w:author="Stefen Wynn" w:date="2026-03-28T10:30:00Z" w16du:dateUtc="2026-03-28T16:30:00Z">
        <w:r w:rsidR="00F674A6">
          <w:rPr>
            <w:rFonts w:ascii="Cambria" w:hAnsi="Cambria"/>
          </w:rPr>
          <w:t xml:space="preserve"> author(s) </w:t>
        </w:r>
      </w:ins>
      <w:r w:rsidR="007C0501">
        <w:rPr>
          <w:rFonts w:ascii="Cambria" w:hAnsi="Cambria"/>
        </w:rPr>
        <w:t>question</w:t>
      </w:r>
      <w:del w:id="181" w:author="Stefen Wynn" w:date="2026-03-28T10:30:00Z" w16du:dateUtc="2026-03-28T16:30:00Z">
        <w:r w:rsidR="007C0501" w:rsidDel="00F674A6">
          <w:rPr>
            <w:rFonts w:ascii="Cambria" w:hAnsi="Cambria"/>
          </w:rPr>
          <w:delText>s</w:delText>
        </w:r>
      </w:del>
      <w:r w:rsidR="00662CC9">
        <w:rPr>
          <w:rFonts w:ascii="Cambria" w:hAnsi="Cambria"/>
        </w:rPr>
        <w:t xml:space="preserve"> </w:t>
      </w:r>
      <w:r w:rsidR="006543C6">
        <w:rPr>
          <w:rFonts w:ascii="Cambria" w:hAnsi="Cambria"/>
        </w:rPr>
        <w:t>the Town</w:t>
      </w:r>
      <w:r w:rsidR="00FC0381">
        <w:rPr>
          <w:rFonts w:ascii="Cambria" w:hAnsi="Cambria"/>
        </w:rPr>
        <w:t>’</w:t>
      </w:r>
      <w:r w:rsidR="006543C6">
        <w:rPr>
          <w:rFonts w:ascii="Cambria" w:hAnsi="Cambria"/>
        </w:rPr>
        <w:t>s installation of cameras in public places</w:t>
      </w:r>
      <w:r w:rsidR="00A26617">
        <w:rPr>
          <w:rFonts w:ascii="Cambria" w:hAnsi="Cambria"/>
        </w:rPr>
        <w:t xml:space="preserve">. The proposal to </w:t>
      </w:r>
      <w:r w:rsidR="008D6F51">
        <w:rPr>
          <w:rFonts w:ascii="Cambria" w:hAnsi="Cambria"/>
        </w:rPr>
        <w:t xml:space="preserve">install motion activated </w:t>
      </w:r>
      <w:r w:rsidR="0066703C">
        <w:rPr>
          <w:rFonts w:ascii="Cambria" w:hAnsi="Cambria"/>
        </w:rPr>
        <w:t xml:space="preserve">cameras </w:t>
      </w:r>
      <w:r w:rsidR="00A26617">
        <w:rPr>
          <w:rFonts w:ascii="Cambria" w:hAnsi="Cambria"/>
        </w:rPr>
        <w:t xml:space="preserve">in </w:t>
      </w:r>
      <w:r w:rsidR="008D6F51">
        <w:rPr>
          <w:rFonts w:ascii="Cambria" w:hAnsi="Cambria"/>
        </w:rPr>
        <w:t>Town Park</w:t>
      </w:r>
      <w:r w:rsidR="00A26617">
        <w:rPr>
          <w:rFonts w:ascii="Cambria" w:hAnsi="Cambria"/>
        </w:rPr>
        <w:t>, Town</w:t>
      </w:r>
      <w:r w:rsidR="000D3BE6">
        <w:rPr>
          <w:rFonts w:ascii="Cambria" w:hAnsi="Cambria"/>
        </w:rPr>
        <w:t>-o</w:t>
      </w:r>
      <w:r w:rsidR="00A26617">
        <w:rPr>
          <w:rFonts w:ascii="Cambria" w:hAnsi="Cambria"/>
        </w:rPr>
        <w:t xml:space="preserve">wned </w:t>
      </w:r>
      <w:r w:rsidR="00F55023">
        <w:rPr>
          <w:rFonts w:ascii="Cambria" w:hAnsi="Cambria"/>
        </w:rPr>
        <w:t>building</w:t>
      </w:r>
      <w:r w:rsidR="00FC01E7">
        <w:rPr>
          <w:rFonts w:ascii="Cambria" w:hAnsi="Cambria"/>
        </w:rPr>
        <w:t>s</w:t>
      </w:r>
      <w:r w:rsidR="00F55023">
        <w:rPr>
          <w:rFonts w:ascii="Cambria" w:hAnsi="Cambria"/>
        </w:rPr>
        <w:t xml:space="preserve">, </w:t>
      </w:r>
      <w:r w:rsidR="00FC01E7">
        <w:rPr>
          <w:rFonts w:ascii="Cambria" w:hAnsi="Cambria"/>
        </w:rPr>
        <w:t xml:space="preserve">and </w:t>
      </w:r>
      <w:r w:rsidR="00A26617">
        <w:rPr>
          <w:rFonts w:ascii="Cambria" w:hAnsi="Cambria"/>
        </w:rPr>
        <w:t xml:space="preserve">critical </w:t>
      </w:r>
      <w:r w:rsidR="00770685">
        <w:rPr>
          <w:rFonts w:ascii="Cambria" w:hAnsi="Cambria"/>
        </w:rPr>
        <w:t>wate</w:t>
      </w:r>
      <w:r w:rsidR="00F55023">
        <w:rPr>
          <w:rFonts w:ascii="Cambria" w:hAnsi="Cambria"/>
        </w:rPr>
        <w:t>r and</w:t>
      </w:r>
      <w:r w:rsidR="00770685">
        <w:rPr>
          <w:rFonts w:ascii="Cambria" w:hAnsi="Cambria"/>
        </w:rPr>
        <w:t xml:space="preserve"> </w:t>
      </w:r>
      <w:r w:rsidR="00F55023">
        <w:rPr>
          <w:rFonts w:ascii="Cambria" w:hAnsi="Cambria"/>
        </w:rPr>
        <w:t>sewer</w:t>
      </w:r>
      <w:r w:rsidR="00770685">
        <w:rPr>
          <w:rFonts w:ascii="Cambria" w:hAnsi="Cambria"/>
        </w:rPr>
        <w:t xml:space="preserve"> </w:t>
      </w:r>
      <w:r w:rsidR="00FC01E7">
        <w:rPr>
          <w:rFonts w:ascii="Cambria" w:hAnsi="Cambria"/>
        </w:rPr>
        <w:t>buildings</w:t>
      </w:r>
      <w:r w:rsidR="00770685">
        <w:rPr>
          <w:rFonts w:ascii="Cambria" w:hAnsi="Cambria"/>
        </w:rPr>
        <w:t xml:space="preserve"> was th</w:t>
      </w:r>
      <w:r w:rsidR="00FC01E7">
        <w:rPr>
          <w:rFonts w:ascii="Cambria" w:hAnsi="Cambria"/>
        </w:rPr>
        <w:t>e</w:t>
      </w:r>
      <w:r w:rsidR="00770685">
        <w:rPr>
          <w:rFonts w:ascii="Cambria" w:hAnsi="Cambria"/>
        </w:rPr>
        <w:t xml:space="preserve"> topic of </w:t>
      </w:r>
      <w:r w:rsidR="00FC01E7">
        <w:rPr>
          <w:rFonts w:ascii="Cambria" w:hAnsi="Cambria"/>
        </w:rPr>
        <w:t>discussion</w:t>
      </w:r>
      <w:r w:rsidR="00770685">
        <w:rPr>
          <w:rFonts w:ascii="Cambria" w:hAnsi="Cambria"/>
        </w:rPr>
        <w:t xml:space="preserve"> during </w:t>
      </w:r>
      <w:r w:rsidR="00C64E7D">
        <w:rPr>
          <w:rFonts w:ascii="Cambria" w:hAnsi="Cambria"/>
        </w:rPr>
        <w:t>at lea</w:t>
      </w:r>
      <w:r w:rsidR="0049261A">
        <w:rPr>
          <w:rFonts w:ascii="Cambria" w:hAnsi="Cambria"/>
        </w:rPr>
        <w:t>s</w:t>
      </w:r>
      <w:r w:rsidR="00C64E7D">
        <w:rPr>
          <w:rFonts w:ascii="Cambria" w:hAnsi="Cambria"/>
        </w:rPr>
        <w:t xml:space="preserve">t six public meetings </w:t>
      </w:r>
      <w:r w:rsidR="0049261A">
        <w:rPr>
          <w:rFonts w:ascii="Cambria" w:hAnsi="Cambria"/>
        </w:rPr>
        <w:t xml:space="preserve">held </w:t>
      </w:r>
      <w:r w:rsidR="00C64E7D">
        <w:rPr>
          <w:rFonts w:ascii="Cambria" w:hAnsi="Cambria"/>
        </w:rPr>
        <w:t>between Oc</w:t>
      </w:r>
      <w:r w:rsidR="00AB6BA7">
        <w:rPr>
          <w:rFonts w:ascii="Cambria" w:hAnsi="Cambria"/>
        </w:rPr>
        <w:t xml:space="preserve">tober 2024 and December 2025.  </w:t>
      </w:r>
      <w:r w:rsidR="00160EFA">
        <w:rPr>
          <w:rFonts w:ascii="Cambria" w:hAnsi="Cambria"/>
        </w:rPr>
        <w:t>Th</w:t>
      </w:r>
      <w:r w:rsidR="00AB6BA7">
        <w:rPr>
          <w:rFonts w:ascii="Cambria" w:hAnsi="Cambria"/>
        </w:rPr>
        <w:t xml:space="preserve">e </w:t>
      </w:r>
      <w:r w:rsidR="00E107E4">
        <w:rPr>
          <w:rFonts w:ascii="Cambria" w:hAnsi="Cambria"/>
        </w:rPr>
        <w:t xml:space="preserve">purchase and </w:t>
      </w:r>
      <w:r w:rsidR="00AB6BA7">
        <w:rPr>
          <w:rFonts w:ascii="Cambria" w:hAnsi="Cambria"/>
        </w:rPr>
        <w:t xml:space="preserve">installation of cameras </w:t>
      </w:r>
      <w:r w:rsidR="0049261A">
        <w:rPr>
          <w:rFonts w:ascii="Cambria" w:hAnsi="Cambria"/>
        </w:rPr>
        <w:t xml:space="preserve">to </w:t>
      </w:r>
      <w:r w:rsidR="009E53C0">
        <w:rPr>
          <w:rFonts w:ascii="Cambria" w:hAnsi="Cambria"/>
        </w:rPr>
        <w:t>protect</w:t>
      </w:r>
      <w:r w:rsidR="0049261A">
        <w:rPr>
          <w:rFonts w:ascii="Cambria" w:hAnsi="Cambria"/>
        </w:rPr>
        <w:t xml:space="preserve"> th</w:t>
      </w:r>
      <w:r w:rsidR="009E53C0">
        <w:rPr>
          <w:rFonts w:ascii="Cambria" w:hAnsi="Cambria"/>
        </w:rPr>
        <w:t>e</w:t>
      </w:r>
      <w:r w:rsidR="0049261A">
        <w:rPr>
          <w:rFonts w:ascii="Cambria" w:hAnsi="Cambria"/>
        </w:rPr>
        <w:t xml:space="preserve"> Town’s </w:t>
      </w:r>
      <w:r w:rsidR="009E53C0">
        <w:rPr>
          <w:rFonts w:ascii="Cambria" w:hAnsi="Cambria"/>
        </w:rPr>
        <w:t>infrastructure</w:t>
      </w:r>
      <w:r w:rsidR="0049261A">
        <w:rPr>
          <w:rFonts w:ascii="Cambria" w:hAnsi="Cambria"/>
        </w:rPr>
        <w:t xml:space="preserve"> </w:t>
      </w:r>
      <w:r w:rsidR="00AB6BA7">
        <w:rPr>
          <w:rFonts w:ascii="Cambria" w:hAnsi="Cambria"/>
        </w:rPr>
        <w:t xml:space="preserve">was not </w:t>
      </w:r>
      <w:r w:rsidR="00CA546C">
        <w:rPr>
          <w:rFonts w:ascii="Cambria" w:hAnsi="Cambria"/>
        </w:rPr>
        <w:t xml:space="preserve">a decision made in </w:t>
      </w:r>
      <w:r w:rsidR="0049261A">
        <w:rPr>
          <w:rFonts w:ascii="Cambria" w:hAnsi="Cambria"/>
        </w:rPr>
        <w:t xml:space="preserve">secret. </w:t>
      </w:r>
      <w:r w:rsidR="00CB02AA">
        <w:rPr>
          <w:rFonts w:ascii="Cambria" w:hAnsi="Cambria"/>
        </w:rPr>
        <w:t xml:space="preserve">We’ve </w:t>
      </w:r>
      <w:r w:rsidR="002D2609">
        <w:rPr>
          <w:rFonts w:ascii="Cambria" w:hAnsi="Cambria"/>
        </w:rPr>
        <w:t xml:space="preserve">all </w:t>
      </w:r>
      <w:r w:rsidR="00CB02AA">
        <w:rPr>
          <w:rFonts w:ascii="Cambria" w:hAnsi="Cambria"/>
        </w:rPr>
        <w:t xml:space="preserve">been told </w:t>
      </w:r>
      <w:r w:rsidR="002D2609">
        <w:rPr>
          <w:rFonts w:ascii="Cambria" w:hAnsi="Cambria"/>
        </w:rPr>
        <w:t>about</w:t>
      </w:r>
      <w:r w:rsidR="00CB02AA">
        <w:rPr>
          <w:rFonts w:ascii="Cambria" w:hAnsi="Cambria"/>
        </w:rPr>
        <w:t xml:space="preserve"> </w:t>
      </w:r>
      <w:r w:rsidR="0042014B">
        <w:rPr>
          <w:rFonts w:ascii="Cambria" w:hAnsi="Cambria"/>
        </w:rPr>
        <w:t xml:space="preserve">or </w:t>
      </w:r>
      <w:r w:rsidR="00CB02AA">
        <w:rPr>
          <w:rFonts w:ascii="Cambria" w:hAnsi="Cambria"/>
        </w:rPr>
        <w:t>witnessed for ourselves the vandali</w:t>
      </w:r>
      <w:r w:rsidR="00D80B07">
        <w:rPr>
          <w:rFonts w:ascii="Cambria" w:hAnsi="Cambria"/>
        </w:rPr>
        <w:t xml:space="preserve">sm that has </w:t>
      </w:r>
      <w:r w:rsidR="00856DC8">
        <w:rPr>
          <w:rFonts w:ascii="Cambria" w:hAnsi="Cambria"/>
        </w:rPr>
        <w:t>occurred</w:t>
      </w:r>
      <w:r w:rsidR="00D80B07">
        <w:rPr>
          <w:rFonts w:ascii="Cambria" w:hAnsi="Cambria"/>
        </w:rPr>
        <w:t xml:space="preserve"> at</w:t>
      </w:r>
      <w:r w:rsidR="00CB02AA">
        <w:rPr>
          <w:rFonts w:ascii="Cambria" w:hAnsi="Cambria"/>
        </w:rPr>
        <w:t xml:space="preserve"> Town Park</w:t>
      </w:r>
      <w:ins w:id="182" w:author="Stefen Wynn" w:date="2026-03-28T10:31:00Z" w16du:dateUtc="2026-03-28T16:31:00Z">
        <w:r w:rsidR="001224C3">
          <w:rPr>
            <w:rFonts w:ascii="Cambria" w:hAnsi="Cambria"/>
          </w:rPr>
          <w:t xml:space="preserve"> </w:t>
        </w:r>
      </w:ins>
      <w:del w:id="183" w:author="Stefen Wynn" w:date="2026-03-28T10:31:00Z" w16du:dateUtc="2026-03-28T16:31:00Z">
        <w:r w:rsidR="00D4072B" w:rsidDel="001224C3">
          <w:rPr>
            <w:rFonts w:ascii="Cambria" w:hAnsi="Cambria"/>
          </w:rPr>
          <w:delText xml:space="preserve"> and </w:delText>
        </w:r>
      </w:del>
      <w:r w:rsidR="00D4072B">
        <w:rPr>
          <w:rFonts w:ascii="Cambria" w:hAnsi="Cambria"/>
        </w:rPr>
        <w:t>the Skate Park</w:t>
      </w:r>
      <w:r w:rsidR="00CB02AA">
        <w:rPr>
          <w:rFonts w:ascii="Cambria" w:hAnsi="Cambria"/>
        </w:rPr>
        <w:t>,</w:t>
      </w:r>
      <w:ins w:id="184" w:author="Stefen Wynn" w:date="2026-03-28T10:31:00Z" w16du:dateUtc="2026-03-28T16:31:00Z">
        <w:r w:rsidR="001224C3">
          <w:rPr>
            <w:rFonts w:ascii="Cambria" w:hAnsi="Cambria"/>
          </w:rPr>
          <w:t xml:space="preserve"> and with the statute destruction at Poulos Park that was recently repaired and reinstalled by a local artisan,</w:t>
        </w:r>
      </w:ins>
      <w:r w:rsidR="00CB02AA">
        <w:rPr>
          <w:rFonts w:ascii="Cambria" w:hAnsi="Cambria"/>
        </w:rPr>
        <w:t xml:space="preserve"> all of which must be repaired using </w:t>
      </w:r>
      <w:r w:rsidR="00511292">
        <w:rPr>
          <w:rFonts w:ascii="Cambria" w:hAnsi="Cambria"/>
        </w:rPr>
        <w:t>taxpayer</w:t>
      </w:r>
      <w:r w:rsidR="00CB02AA">
        <w:rPr>
          <w:rFonts w:ascii="Cambria" w:hAnsi="Cambria"/>
        </w:rPr>
        <w:t xml:space="preserve"> funds</w:t>
      </w:r>
      <w:ins w:id="185" w:author="Stefen Wynn" w:date="2026-03-28T10:31:00Z" w16du:dateUtc="2026-03-28T16:31:00Z">
        <w:r w:rsidR="001224C3">
          <w:rPr>
            <w:rFonts w:ascii="Cambria" w:hAnsi="Cambria"/>
          </w:rPr>
          <w:t>, unless someone volunteers t</w:t>
        </w:r>
      </w:ins>
      <w:ins w:id="186" w:author="Stefen Wynn" w:date="2026-03-28T10:32:00Z" w16du:dateUtc="2026-03-28T16:32:00Z">
        <w:r w:rsidR="001224C3">
          <w:rPr>
            <w:rFonts w:ascii="Cambria" w:hAnsi="Cambria"/>
          </w:rPr>
          <w:t>o fix it for free</w:t>
        </w:r>
      </w:ins>
      <w:r w:rsidR="00CB02AA">
        <w:rPr>
          <w:rFonts w:ascii="Cambria" w:hAnsi="Cambria"/>
        </w:rPr>
        <w:t xml:space="preserve">. </w:t>
      </w:r>
      <w:r w:rsidR="00CD7646">
        <w:rPr>
          <w:rFonts w:ascii="Cambria" w:hAnsi="Cambria"/>
        </w:rPr>
        <w:t xml:space="preserve">The </w:t>
      </w:r>
      <w:r w:rsidR="00844F4A">
        <w:rPr>
          <w:rFonts w:ascii="Cambria" w:hAnsi="Cambria"/>
        </w:rPr>
        <w:t xml:space="preserve">installation of these cameras </w:t>
      </w:r>
      <w:r w:rsidR="00B96035">
        <w:rPr>
          <w:rFonts w:ascii="Cambria" w:hAnsi="Cambria"/>
        </w:rPr>
        <w:t>in th</w:t>
      </w:r>
      <w:r w:rsidR="0052130D">
        <w:rPr>
          <w:rFonts w:ascii="Cambria" w:hAnsi="Cambria"/>
        </w:rPr>
        <w:t>e</w:t>
      </w:r>
      <w:r w:rsidR="00B96035">
        <w:rPr>
          <w:rFonts w:ascii="Cambria" w:hAnsi="Cambria"/>
        </w:rPr>
        <w:t xml:space="preserve"> </w:t>
      </w:r>
      <w:r w:rsidR="00744B57">
        <w:rPr>
          <w:rFonts w:ascii="Cambria" w:hAnsi="Cambria"/>
        </w:rPr>
        <w:t>P</w:t>
      </w:r>
      <w:r w:rsidR="00B96035">
        <w:rPr>
          <w:rFonts w:ascii="Cambria" w:hAnsi="Cambria"/>
        </w:rPr>
        <w:t xml:space="preserve">ark </w:t>
      </w:r>
      <w:r w:rsidR="00844F4A">
        <w:rPr>
          <w:rFonts w:ascii="Cambria" w:hAnsi="Cambria"/>
        </w:rPr>
        <w:t xml:space="preserve">has reduced the </w:t>
      </w:r>
      <w:r w:rsidR="002D2609">
        <w:rPr>
          <w:rFonts w:ascii="Cambria" w:hAnsi="Cambria"/>
        </w:rPr>
        <w:t>vandalism</w:t>
      </w:r>
      <w:r w:rsidR="00844F4A">
        <w:rPr>
          <w:rFonts w:ascii="Cambria" w:hAnsi="Cambria"/>
        </w:rPr>
        <w:t xml:space="preserve"> </w:t>
      </w:r>
      <w:r w:rsidR="002D2609">
        <w:rPr>
          <w:rFonts w:ascii="Cambria" w:hAnsi="Cambria"/>
        </w:rPr>
        <w:t xml:space="preserve">considerably </w:t>
      </w:r>
      <w:r w:rsidR="00844F4A">
        <w:rPr>
          <w:rFonts w:ascii="Cambria" w:hAnsi="Cambria"/>
        </w:rPr>
        <w:t xml:space="preserve">and </w:t>
      </w:r>
      <w:ins w:id="187" w:author="Stefen Wynn" w:date="2026-03-28T10:34:00Z" w16du:dateUtc="2026-03-28T16:34:00Z">
        <w:r w:rsidR="001224C3">
          <w:rPr>
            <w:rFonts w:ascii="Cambria" w:hAnsi="Cambria"/>
          </w:rPr>
          <w:t xml:space="preserve">the vandalism that </w:t>
        </w:r>
      </w:ins>
      <w:del w:id="188" w:author="Stefen Wynn" w:date="2026-03-28T10:32:00Z" w16du:dateUtc="2026-03-28T16:32:00Z">
        <w:r w:rsidR="00844F4A" w:rsidDel="001224C3">
          <w:rPr>
            <w:rFonts w:ascii="Cambria" w:hAnsi="Cambria"/>
          </w:rPr>
          <w:delText xml:space="preserve">that </w:delText>
        </w:r>
      </w:del>
      <w:del w:id="189" w:author="Stefen Wynn" w:date="2026-03-28T10:34:00Z" w16du:dateUtc="2026-03-28T16:34:00Z">
        <w:r w:rsidR="00844F4A" w:rsidDel="001224C3">
          <w:rPr>
            <w:rFonts w:ascii="Cambria" w:hAnsi="Cambria"/>
          </w:rPr>
          <w:delText xml:space="preserve">which </w:delText>
        </w:r>
      </w:del>
      <w:r w:rsidR="00844F4A">
        <w:rPr>
          <w:rFonts w:ascii="Cambria" w:hAnsi="Cambria"/>
        </w:rPr>
        <w:t xml:space="preserve">has </w:t>
      </w:r>
      <w:ins w:id="190" w:author="Stefen Wynn" w:date="2026-03-28T10:34:00Z" w16du:dateUtc="2026-03-28T16:34:00Z">
        <w:r w:rsidR="001224C3">
          <w:rPr>
            <w:rFonts w:ascii="Cambria" w:hAnsi="Cambria"/>
          </w:rPr>
          <w:t xml:space="preserve">already </w:t>
        </w:r>
      </w:ins>
      <w:r w:rsidR="00844F4A">
        <w:rPr>
          <w:rFonts w:ascii="Cambria" w:hAnsi="Cambria"/>
        </w:rPr>
        <w:t xml:space="preserve">occurred has been quickly </w:t>
      </w:r>
      <w:r w:rsidR="002F15E4">
        <w:rPr>
          <w:rFonts w:ascii="Cambria" w:hAnsi="Cambria"/>
        </w:rPr>
        <w:t>addressed</w:t>
      </w:r>
      <w:r w:rsidR="00844F4A">
        <w:rPr>
          <w:rFonts w:ascii="Cambria" w:hAnsi="Cambria"/>
        </w:rPr>
        <w:t xml:space="preserve"> and the </w:t>
      </w:r>
      <w:r w:rsidR="002F15E4">
        <w:rPr>
          <w:rFonts w:ascii="Cambria" w:hAnsi="Cambria"/>
        </w:rPr>
        <w:t>perpetrators</w:t>
      </w:r>
      <w:r w:rsidR="00844F4A">
        <w:rPr>
          <w:rFonts w:ascii="Cambria" w:hAnsi="Cambria"/>
        </w:rPr>
        <w:t xml:space="preserve"> apprehended. </w:t>
      </w:r>
      <w:r w:rsidR="003836F7">
        <w:rPr>
          <w:rFonts w:ascii="Cambria" w:hAnsi="Cambria"/>
        </w:rPr>
        <w:t>Th</w:t>
      </w:r>
      <w:r w:rsidR="00BE140C">
        <w:rPr>
          <w:rFonts w:ascii="Cambria" w:hAnsi="Cambria"/>
        </w:rPr>
        <w:t>ese are</w:t>
      </w:r>
      <w:r w:rsidR="003836F7">
        <w:rPr>
          <w:rFonts w:ascii="Cambria" w:hAnsi="Cambria"/>
        </w:rPr>
        <w:t xml:space="preserve"> not nefarious </w:t>
      </w:r>
      <w:r w:rsidR="00E36856">
        <w:rPr>
          <w:rFonts w:ascii="Cambria" w:hAnsi="Cambria"/>
        </w:rPr>
        <w:t>face</w:t>
      </w:r>
      <w:r w:rsidR="000E79BD">
        <w:rPr>
          <w:rFonts w:ascii="Cambria" w:hAnsi="Cambria"/>
        </w:rPr>
        <w:t xml:space="preserve"> </w:t>
      </w:r>
      <w:r w:rsidR="00E36856">
        <w:rPr>
          <w:rFonts w:ascii="Cambria" w:hAnsi="Cambria"/>
        </w:rPr>
        <w:t>recognition</w:t>
      </w:r>
      <w:r w:rsidR="000E79BD">
        <w:rPr>
          <w:rFonts w:ascii="Cambria" w:hAnsi="Cambria"/>
        </w:rPr>
        <w:t>,</w:t>
      </w:r>
      <w:r w:rsidR="00BE140C">
        <w:rPr>
          <w:rFonts w:ascii="Cambria" w:hAnsi="Cambria"/>
        </w:rPr>
        <w:t xml:space="preserve"> or </w:t>
      </w:r>
      <w:r w:rsidR="00E36856">
        <w:rPr>
          <w:rFonts w:ascii="Cambria" w:hAnsi="Cambria"/>
        </w:rPr>
        <w:t xml:space="preserve">private </w:t>
      </w:r>
      <w:r w:rsidR="00D2630F">
        <w:rPr>
          <w:rFonts w:ascii="Cambria" w:hAnsi="Cambria"/>
        </w:rPr>
        <w:t>property</w:t>
      </w:r>
      <w:r w:rsidR="00E36856">
        <w:rPr>
          <w:rFonts w:ascii="Cambria" w:hAnsi="Cambria"/>
        </w:rPr>
        <w:t xml:space="preserve"> surveillance </w:t>
      </w:r>
      <w:r w:rsidR="00141876">
        <w:rPr>
          <w:rFonts w:ascii="Cambria" w:hAnsi="Cambria"/>
        </w:rPr>
        <w:t xml:space="preserve">apparatus. </w:t>
      </w:r>
      <w:r w:rsidR="000E79BD">
        <w:rPr>
          <w:rFonts w:ascii="Cambria" w:hAnsi="Cambria"/>
        </w:rPr>
        <w:t xml:space="preserve"> </w:t>
      </w:r>
      <w:r w:rsidR="001A580D">
        <w:rPr>
          <w:rFonts w:ascii="Cambria" w:hAnsi="Cambria"/>
        </w:rPr>
        <w:t xml:space="preserve">Instead they are a tool used </w:t>
      </w:r>
      <w:r w:rsidR="00C36090">
        <w:rPr>
          <w:rFonts w:ascii="Cambria" w:hAnsi="Cambria"/>
        </w:rPr>
        <w:t>routinely</w:t>
      </w:r>
      <w:r w:rsidR="00C32678">
        <w:rPr>
          <w:rFonts w:ascii="Cambria" w:hAnsi="Cambria"/>
        </w:rPr>
        <w:t xml:space="preserve"> across the country </w:t>
      </w:r>
      <w:r w:rsidR="00C36090">
        <w:rPr>
          <w:rFonts w:ascii="Cambria" w:hAnsi="Cambria"/>
        </w:rPr>
        <w:t>in</w:t>
      </w:r>
      <w:r w:rsidR="007320E3">
        <w:rPr>
          <w:rFonts w:ascii="Cambria" w:hAnsi="Cambria"/>
        </w:rPr>
        <w:t xml:space="preserve"> cities and </w:t>
      </w:r>
      <w:r w:rsidR="00C36090">
        <w:rPr>
          <w:rFonts w:ascii="Cambria" w:hAnsi="Cambria"/>
        </w:rPr>
        <w:t xml:space="preserve">smaller </w:t>
      </w:r>
      <w:r w:rsidR="00511292">
        <w:rPr>
          <w:rFonts w:ascii="Cambria" w:hAnsi="Cambria"/>
        </w:rPr>
        <w:t>municipalities</w:t>
      </w:r>
      <w:r w:rsidR="007320E3">
        <w:rPr>
          <w:rFonts w:ascii="Cambria" w:hAnsi="Cambria"/>
        </w:rPr>
        <w:t xml:space="preserve"> </w:t>
      </w:r>
      <w:r w:rsidR="001A580D">
        <w:rPr>
          <w:rFonts w:ascii="Cambria" w:hAnsi="Cambria"/>
        </w:rPr>
        <w:t xml:space="preserve">to </w:t>
      </w:r>
      <w:r w:rsidR="007320E3">
        <w:rPr>
          <w:rFonts w:ascii="Cambria" w:hAnsi="Cambria"/>
        </w:rPr>
        <w:t>monitor</w:t>
      </w:r>
      <w:r w:rsidR="001A580D">
        <w:rPr>
          <w:rFonts w:ascii="Cambria" w:hAnsi="Cambria"/>
        </w:rPr>
        <w:t xml:space="preserve"> the </w:t>
      </w:r>
      <w:r w:rsidR="007320E3">
        <w:rPr>
          <w:rFonts w:ascii="Cambria" w:hAnsi="Cambria"/>
        </w:rPr>
        <w:t>public</w:t>
      </w:r>
      <w:r w:rsidR="001A580D">
        <w:rPr>
          <w:rFonts w:ascii="Cambria" w:hAnsi="Cambria"/>
        </w:rPr>
        <w:t xml:space="preserve"> use of publicly provided spaces</w:t>
      </w:r>
      <w:r w:rsidR="00511292">
        <w:rPr>
          <w:rFonts w:ascii="Cambria" w:hAnsi="Cambria"/>
        </w:rPr>
        <w:t xml:space="preserve">. </w:t>
      </w:r>
    </w:p>
    <w:p w14:paraId="55AC32CA" w14:textId="0D55028D" w:rsidR="008F6A71" w:rsidRDefault="008F6A71" w:rsidP="008F6A71">
      <w:pPr>
        <w:rPr>
          <w:rFonts w:ascii="Cambria" w:hAnsi="Cambria"/>
        </w:rPr>
      </w:pPr>
      <w:r>
        <w:rPr>
          <w:rFonts w:ascii="Cambria" w:hAnsi="Cambria"/>
        </w:rPr>
        <w:t xml:space="preserve">Comments </w:t>
      </w:r>
      <w:r w:rsidR="009A6AC4">
        <w:rPr>
          <w:rFonts w:ascii="Cambria" w:hAnsi="Cambria"/>
        </w:rPr>
        <w:t xml:space="preserve">made </w:t>
      </w:r>
      <w:r>
        <w:rPr>
          <w:rFonts w:ascii="Cambria" w:hAnsi="Cambria"/>
        </w:rPr>
        <w:t xml:space="preserve">like “he grew the bureaucracy“ and “he controls all the money…alone” are factually incorrect. What is </w:t>
      </w:r>
      <w:r w:rsidR="009A6AC4">
        <w:rPr>
          <w:rFonts w:ascii="Cambria" w:hAnsi="Cambria"/>
        </w:rPr>
        <w:t>true</w:t>
      </w:r>
      <w:r>
        <w:rPr>
          <w:rFonts w:ascii="Cambria" w:hAnsi="Cambria"/>
        </w:rPr>
        <w:t xml:space="preserve"> is that the Town of Paonia would not be in the enviable position it’s in today </w:t>
      </w:r>
      <w:ins w:id="191" w:author="Stefen Wynn" w:date="2026-03-28T10:36:00Z" w16du:dateUtc="2026-03-28T16:36:00Z">
        <w:r w:rsidR="001224C3">
          <w:rPr>
            <w:rFonts w:ascii="Cambria" w:hAnsi="Cambria"/>
          </w:rPr>
          <w:t xml:space="preserve">if our Town Administrator wasn’t hired nearly three years ago, </w:t>
        </w:r>
      </w:ins>
      <w:r>
        <w:rPr>
          <w:rFonts w:ascii="Cambria" w:hAnsi="Cambria"/>
        </w:rPr>
        <w:t xml:space="preserve">with ample funding to address long neglected critical infrastructure upgrades, with policies in place that ensure the </w:t>
      </w:r>
      <w:del w:id="192" w:author="Stefen Wynn" w:date="2026-03-28T10:35:00Z" w16du:dateUtc="2026-03-28T16:35:00Z">
        <w:r w:rsidDel="001224C3">
          <w:rPr>
            <w:rFonts w:ascii="Cambria" w:hAnsi="Cambria"/>
          </w:rPr>
          <w:delText>best fiduciary interests</w:delText>
        </w:r>
      </w:del>
      <w:ins w:id="193" w:author="Stefen Wynn" w:date="2026-03-28T10:35:00Z" w16du:dateUtc="2026-03-28T16:35:00Z">
        <w:r w:rsidR="001224C3">
          <w:rPr>
            <w:rFonts w:ascii="Cambria" w:hAnsi="Cambria"/>
          </w:rPr>
          <w:t xml:space="preserve"> public funds</w:t>
        </w:r>
      </w:ins>
      <w:r>
        <w:rPr>
          <w:rFonts w:ascii="Cambria" w:hAnsi="Cambria"/>
        </w:rPr>
        <w:t xml:space="preserve"> of the Town </w:t>
      </w:r>
      <w:ins w:id="194" w:author="Stefen Wynn" w:date="2026-03-28T10:35:00Z" w16du:dateUtc="2026-03-28T16:35:00Z">
        <w:r w:rsidR="001224C3">
          <w:rPr>
            <w:rFonts w:ascii="Cambria" w:hAnsi="Cambria"/>
          </w:rPr>
          <w:t xml:space="preserve">are protected, </w:t>
        </w:r>
      </w:ins>
      <w:r>
        <w:rPr>
          <w:rFonts w:ascii="Cambria" w:hAnsi="Cambria"/>
        </w:rPr>
        <w:t>and an approach to administration that treats all citizens equally and fairly</w:t>
      </w:r>
      <w:ins w:id="195" w:author="Stefen Wynn" w:date="2026-03-28T10:35:00Z" w16du:dateUtc="2026-03-28T16:35:00Z">
        <w:r w:rsidR="001224C3">
          <w:rPr>
            <w:rFonts w:ascii="Cambria" w:hAnsi="Cambria"/>
          </w:rPr>
          <w:t>.</w:t>
        </w:r>
      </w:ins>
      <w:r>
        <w:rPr>
          <w:rFonts w:ascii="Cambria" w:hAnsi="Cambria"/>
        </w:rPr>
        <w:t xml:space="preserve"> </w:t>
      </w:r>
      <w:del w:id="196" w:author="Stefen Wynn" w:date="2026-03-28T10:36:00Z" w16du:dateUtc="2026-03-28T16:36:00Z">
        <w:r w:rsidDel="001224C3">
          <w:rPr>
            <w:rFonts w:ascii="Cambria" w:hAnsi="Cambria"/>
          </w:rPr>
          <w:delText xml:space="preserve">if our Town Administrator hadn’t been hired nearly three years ago. </w:delText>
        </w:r>
      </w:del>
    </w:p>
    <w:p w14:paraId="44E3478E" w14:textId="57D60625" w:rsidR="00107338" w:rsidRDefault="00ED642D">
      <w:pPr>
        <w:rPr>
          <w:rFonts w:ascii="Cambria" w:hAnsi="Cambria"/>
        </w:rPr>
      </w:pPr>
      <w:r>
        <w:rPr>
          <w:rFonts w:ascii="Cambria" w:hAnsi="Cambria"/>
        </w:rPr>
        <w:t xml:space="preserve">We know this </w:t>
      </w:r>
      <w:r w:rsidR="00E2721E">
        <w:rPr>
          <w:rFonts w:ascii="Cambria" w:hAnsi="Cambria"/>
        </w:rPr>
        <w:t>unified and</w:t>
      </w:r>
      <w:r w:rsidR="003C38BE">
        <w:rPr>
          <w:rFonts w:ascii="Cambria" w:hAnsi="Cambria"/>
        </w:rPr>
        <w:t xml:space="preserve"> </w:t>
      </w:r>
      <w:r w:rsidR="00E50D3C">
        <w:rPr>
          <w:rFonts w:ascii="Cambria" w:hAnsi="Cambria"/>
        </w:rPr>
        <w:t xml:space="preserve">published </w:t>
      </w:r>
      <w:r w:rsidR="003C38BE">
        <w:rPr>
          <w:rFonts w:ascii="Cambria" w:hAnsi="Cambria"/>
        </w:rPr>
        <w:t xml:space="preserve">statement of fact will </w:t>
      </w:r>
      <w:r w:rsidR="00F212F0">
        <w:rPr>
          <w:rFonts w:ascii="Cambria" w:hAnsi="Cambria"/>
        </w:rPr>
        <w:t xml:space="preserve">undoubtedly </w:t>
      </w:r>
      <w:r w:rsidR="003C38BE">
        <w:rPr>
          <w:rFonts w:ascii="Cambria" w:hAnsi="Cambria"/>
        </w:rPr>
        <w:t xml:space="preserve">be met with more </w:t>
      </w:r>
      <w:r w:rsidR="00D26F3F">
        <w:rPr>
          <w:rFonts w:ascii="Cambria" w:hAnsi="Cambria"/>
        </w:rPr>
        <w:t xml:space="preserve">baseless </w:t>
      </w:r>
      <w:r w:rsidR="0004277C">
        <w:rPr>
          <w:rFonts w:ascii="Cambria" w:hAnsi="Cambria"/>
        </w:rPr>
        <w:t>accusations and misinformation</w:t>
      </w:r>
      <w:r w:rsidR="00F212F0">
        <w:rPr>
          <w:rFonts w:ascii="Cambria" w:hAnsi="Cambria"/>
        </w:rPr>
        <w:t xml:space="preserve">. </w:t>
      </w:r>
      <w:del w:id="197" w:author="Stefen Wynn" w:date="2026-03-28T10:38:00Z" w16du:dateUtc="2026-03-28T16:38:00Z">
        <w:r w:rsidR="00F212F0" w:rsidDel="001224C3">
          <w:rPr>
            <w:rFonts w:ascii="Cambria" w:hAnsi="Cambria"/>
          </w:rPr>
          <w:delText>W</w:delText>
        </w:r>
        <w:r w:rsidR="0004277C" w:rsidDel="001224C3">
          <w:rPr>
            <w:rFonts w:ascii="Cambria" w:hAnsi="Cambria"/>
          </w:rPr>
          <w:delText>e can</w:delText>
        </w:r>
        <w:r w:rsidR="00784C21" w:rsidDel="001224C3">
          <w:rPr>
            <w:rFonts w:ascii="Cambria" w:hAnsi="Cambria"/>
          </w:rPr>
          <w:delText>’t</w:delText>
        </w:r>
        <w:r w:rsidR="0004277C" w:rsidDel="001224C3">
          <w:rPr>
            <w:rFonts w:ascii="Cambria" w:hAnsi="Cambria"/>
          </w:rPr>
          <w:delText xml:space="preserve"> stop </w:delText>
        </w:r>
        <w:r w:rsidR="00E80E65" w:rsidDel="001224C3">
          <w:rPr>
            <w:rFonts w:ascii="Cambria" w:hAnsi="Cambria"/>
          </w:rPr>
          <w:delText>this manner of speech</w:delText>
        </w:r>
        <w:r w:rsidR="0043627C" w:rsidDel="001224C3">
          <w:rPr>
            <w:rFonts w:ascii="Cambria" w:hAnsi="Cambria"/>
          </w:rPr>
          <w:delText>.</w:delText>
        </w:r>
        <w:r w:rsidR="0004277C" w:rsidDel="001224C3">
          <w:rPr>
            <w:rFonts w:ascii="Cambria" w:hAnsi="Cambria"/>
          </w:rPr>
          <w:delText xml:space="preserve"> </w:delText>
        </w:r>
      </w:del>
      <w:del w:id="198" w:author="Stefen Wynn" w:date="2026-03-28T10:39:00Z" w16du:dateUtc="2026-03-28T16:39:00Z">
        <w:r w:rsidR="0004277C" w:rsidDel="001224C3">
          <w:rPr>
            <w:rFonts w:ascii="Cambria" w:hAnsi="Cambria"/>
          </w:rPr>
          <w:delText>However, what we can and</w:delText>
        </w:r>
        <w:r w:rsidR="0052409D" w:rsidDel="001224C3">
          <w:rPr>
            <w:rFonts w:ascii="Cambria" w:hAnsi="Cambria"/>
          </w:rPr>
          <w:delText xml:space="preserve"> </w:delText>
        </w:r>
        <w:r w:rsidR="0004277C" w:rsidDel="001224C3">
          <w:rPr>
            <w:rFonts w:ascii="Cambria" w:hAnsi="Cambria"/>
          </w:rPr>
          <w:delText>are doing is</w:delText>
        </w:r>
      </w:del>
      <w:ins w:id="199" w:author="Stefen Wynn" w:date="2026-03-28T10:39:00Z" w16du:dateUtc="2026-03-28T16:39:00Z">
        <w:r w:rsidR="001224C3">
          <w:rPr>
            <w:rFonts w:ascii="Cambria" w:hAnsi="Cambria"/>
          </w:rPr>
          <w:t xml:space="preserve"> We are making this statement to</w:t>
        </w:r>
      </w:ins>
      <w:r w:rsidR="0004277C">
        <w:rPr>
          <w:rFonts w:ascii="Cambria" w:hAnsi="Cambria"/>
        </w:rPr>
        <w:t xml:space="preserve"> ensur</w:t>
      </w:r>
      <w:ins w:id="200" w:author="Stefen Wynn" w:date="2026-03-28T10:39:00Z" w16du:dateUtc="2026-03-28T16:39:00Z">
        <w:r w:rsidR="001224C3">
          <w:rPr>
            <w:rFonts w:ascii="Cambria" w:hAnsi="Cambria"/>
          </w:rPr>
          <w:t>e</w:t>
        </w:r>
      </w:ins>
      <w:del w:id="201" w:author="Stefen Wynn" w:date="2026-03-28T10:39:00Z" w16du:dateUtc="2026-03-28T16:39:00Z">
        <w:r w:rsidR="00C53515" w:rsidDel="001224C3">
          <w:rPr>
            <w:rFonts w:ascii="Cambria" w:hAnsi="Cambria"/>
          </w:rPr>
          <w:delText>ing</w:delText>
        </w:r>
      </w:del>
      <w:r w:rsidR="0004277C">
        <w:rPr>
          <w:rFonts w:ascii="Cambria" w:hAnsi="Cambria"/>
        </w:rPr>
        <w:t xml:space="preserve"> that </w:t>
      </w:r>
      <w:r w:rsidR="00F47E36">
        <w:rPr>
          <w:rFonts w:ascii="Cambria" w:hAnsi="Cambria"/>
        </w:rPr>
        <w:t>th</w:t>
      </w:r>
      <w:r w:rsidR="002E6A99">
        <w:rPr>
          <w:rFonts w:ascii="Cambria" w:hAnsi="Cambria"/>
        </w:rPr>
        <w:t>e</w:t>
      </w:r>
      <w:r w:rsidR="00F47E36">
        <w:rPr>
          <w:rFonts w:ascii="Cambria" w:hAnsi="Cambria"/>
        </w:rPr>
        <w:t xml:space="preserve"> </w:t>
      </w:r>
      <w:r w:rsidR="002E6A99">
        <w:rPr>
          <w:rFonts w:ascii="Cambria" w:hAnsi="Cambria"/>
        </w:rPr>
        <w:t>citizens</w:t>
      </w:r>
      <w:r w:rsidR="00F47E36">
        <w:rPr>
          <w:rFonts w:ascii="Cambria" w:hAnsi="Cambria"/>
        </w:rPr>
        <w:t xml:space="preserve"> of Paonia </w:t>
      </w:r>
      <w:r w:rsidR="0004277C">
        <w:rPr>
          <w:rFonts w:ascii="Cambria" w:hAnsi="Cambria"/>
        </w:rPr>
        <w:t xml:space="preserve">understand </w:t>
      </w:r>
      <w:ins w:id="202" w:author="Stefen Wynn" w:date="2026-03-28T10:39:00Z" w16du:dateUtc="2026-03-28T16:39:00Z">
        <w:r w:rsidR="001224C3">
          <w:rPr>
            <w:rFonts w:ascii="Cambria" w:hAnsi="Cambria"/>
          </w:rPr>
          <w:t xml:space="preserve">the decisions that we’ve made and that we are </w:t>
        </w:r>
      </w:ins>
      <w:del w:id="203" w:author="Stefen Wynn" w:date="2026-03-28T10:39:00Z" w16du:dateUtc="2026-03-28T16:39:00Z">
        <w:r w:rsidR="0052409D" w:rsidDel="001224C3">
          <w:rPr>
            <w:rFonts w:ascii="Cambria" w:hAnsi="Cambria"/>
          </w:rPr>
          <w:delText xml:space="preserve">our </w:delText>
        </w:r>
      </w:del>
      <w:r w:rsidR="00E50D3C">
        <w:rPr>
          <w:rFonts w:ascii="Cambria" w:hAnsi="Cambria"/>
        </w:rPr>
        <w:t>grat</w:t>
      </w:r>
      <w:ins w:id="204" w:author="Stefen Wynn" w:date="2026-03-28T10:39:00Z" w16du:dateUtc="2026-03-28T16:39:00Z">
        <w:r w:rsidR="001224C3">
          <w:rPr>
            <w:rFonts w:ascii="Cambria" w:hAnsi="Cambria"/>
          </w:rPr>
          <w:t>eful</w:t>
        </w:r>
      </w:ins>
      <w:del w:id="205" w:author="Stefen Wynn" w:date="2026-03-28T10:39:00Z" w16du:dateUtc="2026-03-28T16:39:00Z">
        <w:r w:rsidR="00E50D3C" w:rsidDel="001224C3">
          <w:rPr>
            <w:rFonts w:ascii="Cambria" w:hAnsi="Cambria"/>
          </w:rPr>
          <w:delText>itude</w:delText>
        </w:r>
      </w:del>
      <w:r w:rsidR="0052409D">
        <w:rPr>
          <w:rFonts w:ascii="Cambria" w:hAnsi="Cambria"/>
        </w:rPr>
        <w:t xml:space="preserve"> for the progress th</w:t>
      </w:r>
      <w:r w:rsidR="00237128">
        <w:rPr>
          <w:rFonts w:ascii="Cambria" w:hAnsi="Cambria"/>
        </w:rPr>
        <w:t>e</w:t>
      </w:r>
      <w:r w:rsidR="0052409D">
        <w:rPr>
          <w:rFonts w:ascii="Cambria" w:hAnsi="Cambria"/>
        </w:rPr>
        <w:t xml:space="preserve"> Town has been able to make </w:t>
      </w:r>
      <w:r w:rsidR="00237128">
        <w:rPr>
          <w:rFonts w:ascii="Cambria" w:hAnsi="Cambria"/>
        </w:rPr>
        <w:t xml:space="preserve">and </w:t>
      </w:r>
      <w:r w:rsidR="00CC30B6">
        <w:rPr>
          <w:rFonts w:ascii="Cambria" w:hAnsi="Cambria"/>
        </w:rPr>
        <w:t xml:space="preserve">the </w:t>
      </w:r>
      <w:r w:rsidR="00DC524C">
        <w:rPr>
          <w:rFonts w:ascii="Cambria" w:hAnsi="Cambria"/>
        </w:rPr>
        <w:t>s</w:t>
      </w:r>
      <w:r w:rsidR="00CC30B6">
        <w:rPr>
          <w:rFonts w:ascii="Cambria" w:hAnsi="Cambria"/>
        </w:rPr>
        <w:t>ervices</w:t>
      </w:r>
      <w:del w:id="206" w:author="Stefen Wynn" w:date="2026-03-28T10:40:00Z" w16du:dateUtc="2026-03-28T16:40:00Z">
        <w:r w:rsidR="00CC30B6" w:rsidDel="001224C3">
          <w:rPr>
            <w:rFonts w:ascii="Cambria" w:hAnsi="Cambria"/>
          </w:rPr>
          <w:delText xml:space="preserve"> they</w:delText>
        </w:r>
      </w:del>
      <w:ins w:id="207" w:author="Stefen Wynn" w:date="2026-03-28T10:40:00Z" w16du:dateUtc="2026-03-28T16:40:00Z">
        <w:r w:rsidR="001224C3">
          <w:rPr>
            <w:rFonts w:ascii="Cambria" w:hAnsi="Cambria"/>
          </w:rPr>
          <w:t xml:space="preserve"> we</w:t>
        </w:r>
      </w:ins>
      <w:r w:rsidR="00CC30B6">
        <w:rPr>
          <w:rFonts w:ascii="Cambria" w:hAnsi="Cambria"/>
        </w:rPr>
        <w:t xml:space="preserve"> are being provided</w:t>
      </w:r>
      <w:ins w:id="208" w:author="Stefen Wynn" w:date="2026-03-28T10:41:00Z" w16du:dateUtc="2026-03-28T16:41:00Z">
        <w:r w:rsidR="001224C3">
          <w:rPr>
            <w:rFonts w:ascii="Cambria" w:hAnsi="Cambria"/>
          </w:rPr>
          <w:t xml:space="preserve"> made possible</w:t>
        </w:r>
        <w:r w:rsidR="00834C48">
          <w:rPr>
            <w:rFonts w:ascii="Cambria" w:hAnsi="Cambria"/>
          </w:rPr>
          <w:t xml:space="preserve"> under the leadership of our Town Administrator, Stefen Wynn, and</w:t>
        </w:r>
      </w:ins>
      <w:ins w:id="209" w:author="Stefen Wynn" w:date="2026-03-28T10:42:00Z" w16du:dateUtc="2026-03-28T16:42:00Z">
        <w:r w:rsidR="00834C48">
          <w:rPr>
            <w:rFonts w:ascii="Cambria" w:hAnsi="Cambria"/>
          </w:rPr>
          <w:t xml:space="preserve"> the</w:t>
        </w:r>
      </w:ins>
      <w:ins w:id="210" w:author="Stefen Wynn" w:date="2026-03-28T10:41:00Z" w16du:dateUtc="2026-03-28T16:41:00Z">
        <w:r w:rsidR="00834C48">
          <w:rPr>
            <w:rFonts w:ascii="Cambria" w:hAnsi="Cambria"/>
          </w:rPr>
          <w:t xml:space="preserve"> highly performing team of professionals</w:t>
        </w:r>
      </w:ins>
      <w:ins w:id="211" w:author="Stefen Wynn" w:date="2026-03-28T10:42:00Z" w16du:dateUtc="2026-03-28T16:42:00Z">
        <w:r w:rsidR="00834C48">
          <w:rPr>
            <w:rFonts w:ascii="Cambria" w:hAnsi="Cambria"/>
          </w:rPr>
          <w:t xml:space="preserve"> working on our collective behalf</w:t>
        </w:r>
      </w:ins>
      <w:ins w:id="212" w:author="Stefen Wynn" w:date="2026-03-28T10:41:00Z" w16du:dateUtc="2026-03-28T16:41:00Z">
        <w:r w:rsidR="00834C48">
          <w:rPr>
            <w:rFonts w:ascii="Cambria" w:hAnsi="Cambria"/>
          </w:rPr>
          <w:t xml:space="preserve">. </w:t>
        </w:r>
      </w:ins>
      <w:r w:rsidR="00CC30B6">
        <w:rPr>
          <w:rFonts w:ascii="Cambria" w:hAnsi="Cambria"/>
        </w:rPr>
        <w:t xml:space="preserve"> </w:t>
      </w:r>
      <w:del w:id="213" w:author="Stefen Wynn" w:date="2026-03-28T10:41:00Z" w16du:dateUtc="2026-03-28T16:41:00Z">
        <w:r w:rsidR="00237128" w:rsidDel="00834C48">
          <w:rPr>
            <w:rFonts w:ascii="Cambria" w:hAnsi="Cambria"/>
          </w:rPr>
          <w:delText xml:space="preserve">has been </w:delText>
        </w:r>
        <w:r w:rsidR="00DC524C" w:rsidDel="00834C48">
          <w:rPr>
            <w:rFonts w:ascii="Cambria" w:hAnsi="Cambria"/>
          </w:rPr>
          <w:delText xml:space="preserve">made </w:delText>
        </w:r>
        <w:r w:rsidR="00237128" w:rsidDel="00834C48">
          <w:rPr>
            <w:rFonts w:ascii="Cambria" w:hAnsi="Cambria"/>
          </w:rPr>
          <w:delText>possible</w:delText>
        </w:r>
        <w:r w:rsidR="005B110F" w:rsidDel="00834C48">
          <w:rPr>
            <w:rFonts w:ascii="Cambria" w:hAnsi="Cambria"/>
          </w:rPr>
          <w:delText xml:space="preserve"> </w:delText>
        </w:r>
        <w:r w:rsidR="0052409D" w:rsidDel="00834C48">
          <w:rPr>
            <w:rFonts w:ascii="Cambria" w:hAnsi="Cambria"/>
          </w:rPr>
          <w:delText xml:space="preserve">under the </w:delText>
        </w:r>
        <w:r w:rsidR="00DF71E8" w:rsidDel="00834C48">
          <w:rPr>
            <w:rFonts w:ascii="Cambria" w:hAnsi="Cambria"/>
          </w:rPr>
          <w:delText>leadership</w:delText>
        </w:r>
        <w:r w:rsidR="0052409D" w:rsidDel="00834C48">
          <w:rPr>
            <w:rFonts w:ascii="Cambria" w:hAnsi="Cambria"/>
          </w:rPr>
          <w:delText xml:space="preserve"> of our Town </w:delText>
        </w:r>
        <w:r w:rsidR="00E50D3C" w:rsidDel="00834C48">
          <w:rPr>
            <w:rFonts w:ascii="Cambria" w:hAnsi="Cambria"/>
          </w:rPr>
          <w:delText>Administrator</w:delText>
        </w:r>
        <w:r w:rsidR="005B110F" w:rsidDel="00834C48">
          <w:rPr>
            <w:rFonts w:ascii="Cambria" w:hAnsi="Cambria"/>
          </w:rPr>
          <w:delText>, Stefen Wynn</w:delText>
        </w:r>
        <w:r w:rsidR="00E50D3C" w:rsidDel="00834C48">
          <w:rPr>
            <w:rFonts w:ascii="Cambria" w:hAnsi="Cambria"/>
          </w:rPr>
          <w:delText>.</w:delText>
        </w:r>
        <w:r w:rsidDel="00834C48">
          <w:rPr>
            <w:rFonts w:ascii="Cambria" w:hAnsi="Cambria"/>
          </w:rPr>
          <w:delText xml:space="preserve"> </w:delText>
        </w:r>
      </w:del>
    </w:p>
    <w:p w14:paraId="632FCFCC" w14:textId="77777777" w:rsidR="00107338" w:rsidRDefault="00107338">
      <w:pPr>
        <w:rPr>
          <w:rFonts w:ascii="Cambria" w:hAnsi="Cambria"/>
        </w:rPr>
      </w:pPr>
    </w:p>
    <w:p w14:paraId="09805E97" w14:textId="77777777" w:rsidR="00107338" w:rsidRDefault="00107338">
      <w:pPr>
        <w:rPr>
          <w:rFonts w:ascii="Cambria" w:hAnsi="Cambria"/>
        </w:rPr>
      </w:pPr>
    </w:p>
    <w:p w14:paraId="2B0E0BF7" w14:textId="77777777" w:rsidR="00432187" w:rsidRDefault="00432187">
      <w:pPr>
        <w:rPr>
          <w:rFonts w:ascii="Cambria" w:hAnsi="Cambria"/>
        </w:rPr>
      </w:pPr>
    </w:p>
    <w:p w14:paraId="76D7EF42" w14:textId="77777777" w:rsidR="008E326A" w:rsidRDefault="008E326A">
      <w:pPr>
        <w:rPr>
          <w:rFonts w:ascii="Cambria" w:hAnsi="Cambria"/>
        </w:rPr>
      </w:pPr>
    </w:p>
    <w:p w14:paraId="56F28C68" w14:textId="77777777" w:rsidR="007F7BD3" w:rsidRDefault="007F7BD3">
      <w:pPr>
        <w:rPr>
          <w:rFonts w:ascii="Cambria" w:hAnsi="Cambria"/>
        </w:rPr>
      </w:pPr>
    </w:p>
    <w:sectPr w:rsidR="007F7BD3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7" w:author="Paige Smith" w:date="2026-03-26T18:14:00Z" w:initials="PS">
    <w:p w14:paraId="07C70D5A" w14:textId="77777777" w:rsidR="00725D85" w:rsidRDefault="00725D85" w:rsidP="00725D85">
      <w:pPr>
        <w:pStyle w:val="CommentText"/>
      </w:pPr>
      <w:r>
        <w:rPr>
          <w:rStyle w:val="CommentReference"/>
        </w:rPr>
        <w:annotationRef/>
      </w:r>
      <w:r>
        <w:t>Is this correct....only Sam, Ashley and Stefen?</w:t>
      </w:r>
    </w:p>
  </w:comment>
  <w:comment w:id="137" w:author="Paige Smith" w:date="2026-03-26T19:04:00Z" w:initials="PS">
    <w:p w14:paraId="13C121DE" w14:textId="77777777" w:rsidR="00DC2AAE" w:rsidRDefault="00DC2AAE" w:rsidP="00DC2AAE">
      <w:pPr>
        <w:pStyle w:val="CommentText"/>
      </w:pPr>
      <w:r>
        <w:rPr>
          <w:rStyle w:val="CommentReference"/>
        </w:rPr>
        <w:annotationRef/>
      </w:r>
      <w:r>
        <w:t>Do you think we need to address the fund balance “savings” referred to in no. 4 as disappearing?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C70D5A" w15:done="0"/>
  <w15:commentEx w15:paraId="13C121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AD3155" w16cex:dateUtc="2026-03-27T00:14:00Z"/>
  <w16cex:commentExtensible w16cex:durableId="3D170575" w16cex:dateUtc="2026-03-27T01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C70D5A" w16cid:durableId="0EAD3155"/>
  <w16cid:commentId w16cid:paraId="13C121DE" w16cid:durableId="3D1705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C3C58" w14:textId="77777777" w:rsidR="00453E3A" w:rsidRDefault="00453E3A" w:rsidP="00145184">
      <w:pPr>
        <w:spacing w:after="0" w:line="240" w:lineRule="auto"/>
      </w:pPr>
      <w:r>
        <w:separator/>
      </w:r>
    </w:p>
  </w:endnote>
  <w:endnote w:type="continuationSeparator" w:id="0">
    <w:p w14:paraId="7CC5B95D" w14:textId="77777777" w:rsidR="00453E3A" w:rsidRDefault="00453E3A" w:rsidP="00145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8064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6D103C" w14:textId="2DE6BF64" w:rsidR="00145184" w:rsidRDefault="001451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2EBF93" w14:textId="77777777" w:rsidR="00145184" w:rsidRDefault="001451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545E9" w14:textId="77777777" w:rsidR="00453E3A" w:rsidRDefault="00453E3A" w:rsidP="00145184">
      <w:pPr>
        <w:spacing w:after="0" w:line="240" w:lineRule="auto"/>
      </w:pPr>
      <w:r>
        <w:separator/>
      </w:r>
    </w:p>
  </w:footnote>
  <w:footnote w:type="continuationSeparator" w:id="0">
    <w:p w14:paraId="4BA317AF" w14:textId="77777777" w:rsidR="00453E3A" w:rsidRDefault="00453E3A" w:rsidP="00145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01734"/>
    <w:multiLevelType w:val="hybridMultilevel"/>
    <w:tmpl w:val="A31C16F4"/>
    <w:lvl w:ilvl="0" w:tplc="D598D806">
      <w:start w:val="1"/>
      <w:numFmt w:val="decimal"/>
      <w:lvlText w:val="%1"/>
      <w:lvlJc w:val="left"/>
      <w:pPr>
        <w:ind w:left="1080" w:hanging="72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34525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fen Wynn">
    <w15:presenceInfo w15:providerId="AD" w15:userId="S::StefenW@townofpaonia.com::2536162b-284e-4c39-a303-dce443ea01f7"/>
  </w15:person>
  <w15:person w15:author="Paige Smith">
    <w15:presenceInfo w15:providerId="Windows Live" w15:userId="5135d5fb77e202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F9"/>
    <w:rsid w:val="0000321A"/>
    <w:rsid w:val="00003FF6"/>
    <w:rsid w:val="00007DB5"/>
    <w:rsid w:val="00010DC5"/>
    <w:rsid w:val="00011A90"/>
    <w:rsid w:val="00013AE6"/>
    <w:rsid w:val="00014C9B"/>
    <w:rsid w:val="00014F2C"/>
    <w:rsid w:val="00020FD7"/>
    <w:rsid w:val="00030C9D"/>
    <w:rsid w:val="000370B9"/>
    <w:rsid w:val="000424C1"/>
    <w:rsid w:val="0004277C"/>
    <w:rsid w:val="00043D96"/>
    <w:rsid w:val="0005066F"/>
    <w:rsid w:val="0005105E"/>
    <w:rsid w:val="000612C2"/>
    <w:rsid w:val="0006172E"/>
    <w:rsid w:val="00067388"/>
    <w:rsid w:val="00076776"/>
    <w:rsid w:val="0008267F"/>
    <w:rsid w:val="00090609"/>
    <w:rsid w:val="00091A71"/>
    <w:rsid w:val="000B1706"/>
    <w:rsid w:val="000B2810"/>
    <w:rsid w:val="000B58F8"/>
    <w:rsid w:val="000C41FE"/>
    <w:rsid w:val="000C588C"/>
    <w:rsid w:val="000D09BC"/>
    <w:rsid w:val="000D0ED7"/>
    <w:rsid w:val="000D3BE6"/>
    <w:rsid w:val="000D48ED"/>
    <w:rsid w:val="000D5DA3"/>
    <w:rsid w:val="000E128B"/>
    <w:rsid w:val="000E5975"/>
    <w:rsid w:val="000E79BD"/>
    <w:rsid w:val="000F6B03"/>
    <w:rsid w:val="00104D12"/>
    <w:rsid w:val="0010596A"/>
    <w:rsid w:val="00107338"/>
    <w:rsid w:val="00110536"/>
    <w:rsid w:val="00113241"/>
    <w:rsid w:val="00113B4E"/>
    <w:rsid w:val="00114D31"/>
    <w:rsid w:val="001224C3"/>
    <w:rsid w:val="001355D6"/>
    <w:rsid w:val="00140D05"/>
    <w:rsid w:val="00141876"/>
    <w:rsid w:val="00145184"/>
    <w:rsid w:val="001479D2"/>
    <w:rsid w:val="0015027D"/>
    <w:rsid w:val="0015173A"/>
    <w:rsid w:val="001572A5"/>
    <w:rsid w:val="00160EFA"/>
    <w:rsid w:val="00162B04"/>
    <w:rsid w:val="00173B01"/>
    <w:rsid w:val="001832E0"/>
    <w:rsid w:val="001871B4"/>
    <w:rsid w:val="0019769E"/>
    <w:rsid w:val="001A1ADD"/>
    <w:rsid w:val="001A4D39"/>
    <w:rsid w:val="001A580D"/>
    <w:rsid w:val="001A5BEC"/>
    <w:rsid w:val="001A6D9D"/>
    <w:rsid w:val="001B0123"/>
    <w:rsid w:val="001B1635"/>
    <w:rsid w:val="001C0E8C"/>
    <w:rsid w:val="001C17E4"/>
    <w:rsid w:val="001C2294"/>
    <w:rsid w:val="001C2575"/>
    <w:rsid w:val="001C435B"/>
    <w:rsid w:val="001C6765"/>
    <w:rsid w:val="001D287B"/>
    <w:rsid w:val="001D2A52"/>
    <w:rsid w:val="001D41D6"/>
    <w:rsid w:val="001E3520"/>
    <w:rsid w:val="00200ACE"/>
    <w:rsid w:val="002076A5"/>
    <w:rsid w:val="002177B1"/>
    <w:rsid w:val="00217F26"/>
    <w:rsid w:val="00221B47"/>
    <w:rsid w:val="00221D73"/>
    <w:rsid w:val="00222E0B"/>
    <w:rsid w:val="00223098"/>
    <w:rsid w:val="00231D29"/>
    <w:rsid w:val="0023655B"/>
    <w:rsid w:val="00237128"/>
    <w:rsid w:val="002448C3"/>
    <w:rsid w:val="00244A8C"/>
    <w:rsid w:val="00245FE2"/>
    <w:rsid w:val="0025035F"/>
    <w:rsid w:val="00261361"/>
    <w:rsid w:val="00261BD2"/>
    <w:rsid w:val="00262900"/>
    <w:rsid w:val="00263AB0"/>
    <w:rsid w:val="00271CC7"/>
    <w:rsid w:val="00277509"/>
    <w:rsid w:val="00282032"/>
    <w:rsid w:val="002907FF"/>
    <w:rsid w:val="0029599E"/>
    <w:rsid w:val="002A3105"/>
    <w:rsid w:val="002A3496"/>
    <w:rsid w:val="002A3F4C"/>
    <w:rsid w:val="002A788F"/>
    <w:rsid w:val="002B1FD7"/>
    <w:rsid w:val="002B6537"/>
    <w:rsid w:val="002B747E"/>
    <w:rsid w:val="002B795B"/>
    <w:rsid w:val="002C45D8"/>
    <w:rsid w:val="002C643C"/>
    <w:rsid w:val="002C7F6C"/>
    <w:rsid w:val="002D2609"/>
    <w:rsid w:val="002E0E81"/>
    <w:rsid w:val="002E1DAF"/>
    <w:rsid w:val="002E212C"/>
    <w:rsid w:val="002E6A99"/>
    <w:rsid w:val="002E6B82"/>
    <w:rsid w:val="002E6D68"/>
    <w:rsid w:val="002F15E4"/>
    <w:rsid w:val="002F2439"/>
    <w:rsid w:val="002F37C7"/>
    <w:rsid w:val="002F6E3B"/>
    <w:rsid w:val="003028E3"/>
    <w:rsid w:val="003039C5"/>
    <w:rsid w:val="00304052"/>
    <w:rsid w:val="0031497D"/>
    <w:rsid w:val="00317C53"/>
    <w:rsid w:val="00317D40"/>
    <w:rsid w:val="0032338E"/>
    <w:rsid w:val="00324BE7"/>
    <w:rsid w:val="0032653D"/>
    <w:rsid w:val="00334446"/>
    <w:rsid w:val="00334FF0"/>
    <w:rsid w:val="00335736"/>
    <w:rsid w:val="00337818"/>
    <w:rsid w:val="003425DD"/>
    <w:rsid w:val="003428AD"/>
    <w:rsid w:val="00351F54"/>
    <w:rsid w:val="0035280E"/>
    <w:rsid w:val="00361D09"/>
    <w:rsid w:val="0036232B"/>
    <w:rsid w:val="003652AC"/>
    <w:rsid w:val="00366676"/>
    <w:rsid w:val="00367536"/>
    <w:rsid w:val="0037342A"/>
    <w:rsid w:val="0038019E"/>
    <w:rsid w:val="003836F7"/>
    <w:rsid w:val="00391DDD"/>
    <w:rsid w:val="003B14B8"/>
    <w:rsid w:val="003B26E8"/>
    <w:rsid w:val="003B61AC"/>
    <w:rsid w:val="003C2CDA"/>
    <w:rsid w:val="003C38BE"/>
    <w:rsid w:val="003C4A43"/>
    <w:rsid w:val="003C57B5"/>
    <w:rsid w:val="003C78A4"/>
    <w:rsid w:val="003D3D2B"/>
    <w:rsid w:val="003D7AB1"/>
    <w:rsid w:val="003E20BF"/>
    <w:rsid w:val="003F2A2A"/>
    <w:rsid w:val="004024BD"/>
    <w:rsid w:val="00403C62"/>
    <w:rsid w:val="00404136"/>
    <w:rsid w:val="004062B9"/>
    <w:rsid w:val="004064E2"/>
    <w:rsid w:val="004179A3"/>
    <w:rsid w:val="0042014B"/>
    <w:rsid w:val="00432187"/>
    <w:rsid w:val="004329F2"/>
    <w:rsid w:val="00435717"/>
    <w:rsid w:val="0043627C"/>
    <w:rsid w:val="004522A3"/>
    <w:rsid w:val="00453D01"/>
    <w:rsid w:val="00453E3A"/>
    <w:rsid w:val="004577F6"/>
    <w:rsid w:val="0045781B"/>
    <w:rsid w:val="0046131C"/>
    <w:rsid w:val="004766D0"/>
    <w:rsid w:val="00480ED5"/>
    <w:rsid w:val="00481279"/>
    <w:rsid w:val="00486895"/>
    <w:rsid w:val="00487025"/>
    <w:rsid w:val="0049261A"/>
    <w:rsid w:val="004941E4"/>
    <w:rsid w:val="004B1601"/>
    <w:rsid w:val="004B1927"/>
    <w:rsid w:val="004B1ADD"/>
    <w:rsid w:val="004B4664"/>
    <w:rsid w:val="004B5249"/>
    <w:rsid w:val="004B6179"/>
    <w:rsid w:val="004D1531"/>
    <w:rsid w:val="004D6CF1"/>
    <w:rsid w:val="004D7364"/>
    <w:rsid w:val="004F51FC"/>
    <w:rsid w:val="00506D53"/>
    <w:rsid w:val="00511292"/>
    <w:rsid w:val="00512822"/>
    <w:rsid w:val="00513B5D"/>
    <w:rsid w:val="00514F9E"/>
    <w:rsid w:val="00515197"/>
    <w:rsid w:val="00520A09"/>
    <w:rsid w:val="0052130D"/>
    <w:rsid w:val="005236E7"/>
    <w:rsid w:val="00523B55"/>
    <w:rsid w:val="0052409D"/>
    <w:rsid w:val="005241A1"/>
    <w:rsid w:val="005323CA"/>
    <w:rsid w:val="00543C2A"/>
    <w:rsid w:val="00556AA9"/>
    <w:rsid w:val="005611A5"/>
    <w:rsid w:val="005632E7"/>
    <w:rsid w:val="00573D32"/>
    <w:rsid w:val="005742EA"/>
    <w:rsid w:val="00575554"/>
    <w:rsid w:val="005857A4"/>
    <w:rsid w:val="0059677B"/>
    <w:rsid w:val="005A4259"/>
    <w:rsid w:val="005A531D"/>
    <w:rsid w:val="005A689C"/>
    <w:rsid w:val="005B110F"/>
    <w:rsid w:val="005B4E3D"/>
    <w:rsid w:val="005B5B10"/>
    <w:rsid w:val="005C217D"/>
    <w:rsid w:val="005C22F4"/>
    <w:rsid w:val="005C73BF"/>
    <w:rsid w:val="005D566D"/>
    <w:rsid w:val="005D6CEF"/>
    <w:rsid w:val="005D7B90"/>
    <w:rsid w:val="005E63FD"/>
    <w:rsid w:val="005F0416"/>
    <w:rsid w:val="005F7480"/>
    <w:rsid w:val="006014A1"/>
    <w:rsid w:val="006047B7"/>
    <w:rsid w:val="00606205"/>
    <w:rsid w:val="00613924"/>
    <w:rsid w:val="0061479B"/>
    <w:rsid w:val="006149B9"/>
    <w:rsid w:val="00615594"/>
    <w:rsid w:val="00623116"/>
    <w:rsid w:val="0063117D"/>
    <w:rsid w:val="00631BA4"/>
    <w:rsid w:val="00634204"/>
    <w:rsid w:val="00640DFD"/>
    <w:rsid w:val="006543C6"/>
    <w:rsid w:val="006556EB"/>
    <w:rsid w:val="00662CC9"/>
    <w:rsid w:val="0066456B"/>
    <w:rsid w:val="0066703C"/>
    <w:rsid w:val="00670998"/>
    <w:rsid w:val="006729DB"/>
    <w:rsid w:val="006753E5"/>
    <w:rsid w:val="00680C91"/>
    <w:rsid w:val="00686C5B"/>
    <w:rsid w:val="0069341E"/>
    <w:rsid w:val="006A15C4"/>
    <w:rsid w:val="006A6765"/>
    <w:rsid w:val="006C11E2"/>
    <w:rsid w:val="006C3AC7"/>
    <w:rsid w:val="006C420F"/>
    <w:rsid w:val="006C704B"/>
    <w:rsid w:val="006D6B72"/>
    <w:rsid w:val="006E1C07"/>
    <w:rsid w:val="006E5449"/>
    <w:rsid w:val="006E561F"/>
    <w:rsid w:val="006E7834"/>
    <w:rsid w:val="006F129A"/>
    <w:rsid w:val="006F73DA"/>
    <w:rsid w:val="0070112A"/>
    <w:rsid w:val="007077DB"/>
    <w:rsid w:val="00710778"/>
    <w:rsid w:val="00715EB6"/>
    <w:rsid w:val="007215AB"/>
    <w:rsid w:val="007217F2"/>
    <w:rsid w:val="00725D85"/>
    <w:rsid w:val="007320E3"/>
    <w:rsid w:val="00733065"/>
    <w:rsid w:val="00734FAE"/>
    <w:rsid w:val="00740E30"/>
    <w:rsid w:val="0074321F"/>
    <w:rsid w:val="00744B57"/>
    <w:rsid w:val="00744C09"/>
    <w:rsid w:val="00745854"/>
    <w:rsid w:val="00750DFC"/>
    <w:rsid w:val="0075275C"/>
    <w:rsid w:val="00752E9D"/>
    <w:rsid w:val="00765075"/>
    <w:rsid w:val="007671F3"/>
    <w:rsid w:val="00767F9B"/>
    <w:rsid w:val="00770685"/>
    <w:rsid w:val="0077293B"/>
    <w:rsid w:val="00775DC8"/>
    <w:rsid w:val="00780163"/>
    <w:rsid w:val="00784C21"/>
    <w:rsid w:val="0079508F"/>
    <w:rsid w:val="007960F4"/>
    <w:rsid w:val="007A2951"/>
    <w:rsid w:val="007A41BF"/>
    <w:rsid w:val="007A7CE6"/>
    <w:rsid w:val="007B17E4"/>
    <w:rsid w:val="007B21BD"/>
    <w:rsid w:val="007B3F9D"/>
    <w:rsid w:val="007B51B9"/>
    <w:rsid w:val="007B65C4"/>
    <w:rsid w:val="007C0501"/>
    <w:rsid w:val="007C20A6"/>
    <w:rsid w:val="007C2757"/>
    <w:rsid w:val="007D07A6"/>
    <w:rsid w:val="007D4FF4"/>
    <w:rsid w:val="007D760D"/>
    <w:rsid w:val="007E2161"/>
    <w:rsid w:val="007E33E4"/>
    <w:rsid w:val="007E35E9"/>
    <w:rsid w:val="007E52C1"/>
    <w:rsid w:val="007E7253"/>
    <w:rsid w:val="007E7354"/>
    <w:rsid w:val="007F1C6E"/>
    <w:rsid w:val="007F7BD3"/>
    <w:rsid w:val="00800F76"/>
    <w:rsid w:val="008011CB"/>
    <w:rsid w:val="0080460C"/>
    <w:rsid w:val="008155EA"/>
    <w:rsid w:val="0081771E"/>
    <w:rsid w:val="00821224"/>
    <w:rsid w:val="0082621F"/>
    <w:rsid w:val="00830D18"/>
    <w:rsid w:val="008320A1"/>
    <w:rsid w:val="00832CCF"/>
    <w:rsid w:val="00834C48"/>
    <w:rsid w:val="00840783"/>
    <w:rsid w:val="00844F4A"/>
    <w:rsid w:val="00845C66"/>
    <w:rsid w:val="00856D14"/>
    <w:rsid w:val="00856DC8"/>
    <w:rsid w:val="00857EDF"/>
    <w:rsid w:val="00860C68"/>
    <w:rsid w:val="00863B6F"/>
    <w:rsid w:val="008671B1"/>
    <w:rsid w:val="00871DD8"/>
    <w:rsid w:val="008741A0"/>
    <w:rsid w:val="008827A1"/>
    <w:rsid w:val="0089222E"/>
    <w:rsid w:val="008940A6"/>
    <w:rsid w:val="008941F2"/>
    <w:rsid w:val="00895E3D"/>
    <w:rsid w:val="00897347"/>
    <w:rsid w:val="008A65BE"/>
    <w:rsid w:val="008C0E09"/>
    <w:rsid w:val="008C5354"/>
    <w:rsid w:val="008D0C4D"/>
    <w:rsid w:val="008D6F51"/>
    <w:rsid w:val="008E326A"/>
    <w:rsid w:val="008F6855"/>
    <w:rsid w:val="008F6A71"/>
    <w:rsid w:val="008F70DA"/>
    <w:rsid w:val="00911D70"/>
    <w:rsid w:val="009149D9"/>
    <w:rsid w:val="00916043"/>
    <w:rsid w:val="00925615"/>
    <w:rsid w:val="009273A8"/>
    <w:rsid w:val="00927E84"/>
    <w:rsid w:val="00935C35"/>
    <w:rsid w:val="009365D1"/>
    <w:rsid w:val="00937307"/>
    <w:rsid w:val="00941F3F"/>
    <w:rsid w:val="00944ED2"/>
    <w:rsid w:val="009458F0"/>
    <w:rsid w:val="00945E2D"/>
    <w:rsid w:val="00955ADE"/>
    <w:rsid w:val="00971745"/>
    <w:rsid w:val="0098083D"/>
    <w:rsid w:val="0098297B"/>
    <w:rsid w:val="00990566"/>
    <w:rsid w:val="009A543B"/>
    <w:rsid w:val="009A6AC4"/>
    <w:rsid w:val="009B197D"/>
    <w:rsid w:val="009B6316"/>
    <w:rsid w:val="009B774C"/>
    <w:rsid w:val="009C2823"/>
    <w:rsid w:val="009C7071"/>
    <w:rsid w:val="009D36E0"/>
    <w:rsid w:val="009E1B15"/>
    <w:rsid w:val="009E350E"/>
    <w:rsid w:val="009E53C0"/>
    <w:rsid w:val="00A03206"/>
    <w:rsid w:val="00A134DE"/>
    <w:rsid w:val="00A15FE8"/>
    <w:rsid w:val="00A16FE9"/>
    <w:rsid w:val="00A2263A"/>
    <w:rsid w:val="00A25DF9"/>
    <w:rsid w:val="00A263C6"/>
    <w:rsid w:val="00A26617"/>
    <w:rsid w:val="00A26E3D"/>
    <w:rsid w:val="00A307BB"/>
    <w:rsid w:val="00A41CCB"/>
    <w:rsid w:val="00A460F4"/>
    <w:rsid w:val="00A536D3"/>
    <w:rsid w:val="00A57E42"/>
    <w:rsid w:val="00A65504"/>
    <w:rsid w:val="00A65E67"/>
    <w:rsid w:val="00A844A7"/>
    <w:rsid w:val="00A84DF7"/>
    <w:rsid w:val="00A86A05"/>
    <w:rsid w:val="00A92F8E"/>
    <w:rsid w:val="00A94DE6"/>
    <w:rsid w:val="00A9517C"/>
    <w:rsid w:val="00AA009F"/>
    <w:rsid w:val="00AA43EE"/>
    <w:rsid w:val="00AA5FFC"/>
    <w:rsid w:val="00AB1561"/>
    <w:rsid w:val="00AB6BA7"/>
    <w:rsid w:val="00AC0E68"/>
    <w:rsid w:val="00AC2162"/>
    <w:rsid w:val="00AC2ACD"/>
    <w:rsid w:val="00AC5E98"/>
    <w:rsid w:val="00AC6048"/>
    <w:rsid w:val="00AD30D0"/>
    <w:rsid w:val="00AE4240"/>
    <w:rsid w:val="00AE7A1A"/>
    <w:rsid w:val="00B13808"/>
    <w:rsid w:val="00B21ABD"/>
    <w:rsid w:val="00B22E6D"/>
    <w:rsid w:val="00B30A5C"/>
    <w:rsid w:val="00B352D9"/>
    <w:rsid w:val="00B43CCB"/>
    <w:rsid w:val="00B4561F"/>
    <w:rsid w:val="00B46BD7"/>
    <w:rsid w:val="00B7172C"/>
    <w:rsid w:val="00B75FC2"/>
    <w:rsid w:val="00B8368B"/>
    <w:rsid w:val="00B83B31"/>
    <w:rsid w:val="00B95CAA"/>
    <w:rsid w:val="00B96035"/>
    <w:rsid w:val="00BB12D4"/>
    <w:rsid w:val="00BB60C5"/>
    <w:rsid w:val="00BC37B6"/>
    <w:rsid w:val="00BC3C8D"/>
    <w:rsid w:val="00BC560B"/>
    <w:rsid w:val="00BC662F"/>
    <w:rsid w:val="00BC6F8A"/>
    <w:rsid w:val="00BC739B"/>
    <w:rsid w:val="00BC7C49"/>
    <w:rsid w:val="00BD1AA9"/>
    <w:rsid w:val="00BD1ABD"/>
    <w:rsid w:val="00BD4FDE"/>
    <w:rsid w:val="00BE140C"/>
    <w:rsid w:val="00BE1C44"/>
    <w:rsid w:val="00BE211D"/>
    <w:rsid w:val="00BF2B18"/>
    <w:rsid w:val="00BF6936"/>
    <w:rsid w:val="00BF6E77"/>
    <w:rsid w:val="00C07A54"/>
    <w:rsid w:val="00C12CAA"/>
    <w:rsid w:val="00C1463C"/>
    <w:rsid w:val="00C2443F"/>
    <w:rsid w:val="00C32678"/>
    <w:rsid w:val="00C36090"/>
    <w:rsid w:val="00C45369"/>
    <w:rsid w:val="00C4714F"/>
    <w:rsid w:val="00C52C5F"/>
    <w:rsid w:val="00C53515"/>
    <w:rsid w:val="00C60CFC"/>
    <w:rsid w:val="00C64E7D"/>
    <w:rsid w:val="00C67F74"/>
    <w:rsid w:val="00C71A74"/>
    <w:rsid w:val="00C724CD"/>
    <w:rsid w:val="00C76162"/>
    <w:rsid w:val="00C83282"/>
    <w:rsid w:val="00CA3BC5"/>
    <w:rsid w:val="00CA546C"/>
    <w:rsid w:val="00CA71C8"/>
    <w:rsid w:val="00CA723B"/>
    <w:rsid w:val="00CB02AA"/>
    <w:rsid w:val="00CB110F"/>
    <w:rsid w:val="00CC1CC7"/>
    <w:rsid w:val="00CC2CE0"/>
    <w:rsid w:val="00CC30B6"/>
    <w:rsid w:val="00CD22AE"/>
    <w:rsid w:val="00CD2FF7"/>
    <w:rsid w:val="00CD74CC"/>
    <w:rsid w:val="00CD7646"/>
    <w:rsid w:val="00CE0F89"/>
    <w:rsid w:val="00CE7184"/>
    <w:rsid w:val="00CE7ECF"/>
    <w:rsid w:val="00CF6E02"/>
    <w:rsid w:val="00D03660"/>
    <w:rsid w:val="00D03A86"/>
    <w:rsid w:val="00D03E1D"/>
    <w:rsid w:val="00D1030C"/>
    <w:rsid w:val="00D13238"/>
    <w:rsid w:val="00D166C6"/>
    <w:rsid w:val="00D16950"/>
    <w:rsid w:val="00D16CA4"/>
    <w:rsid w:val="00D2630F"/>
    <w:rsid w:val="00D26F3F"/>
    <w:rsid w:val="00D31C36"/>
    <w:rsid w:val="00D4072B"/>
    <w:rsid w:val="00D4217D"/>
    <w:rsid w:val="00D50C98"/>
    <w:rsid w:val="00D5277D"/>
    <w:rsid w:val="00D62140"/>
    <w:rsid w:val="00D6570E"/>
    <w:rsid w:val="00D80B07"/>
    <w:rsid w:val="00D824D4"/>
    <w:rsid w:val="00D83C92"/>
    <w:rsid w:val="00D8403C"/>
    <w:rsid w:val="00D8572C"/>
    <w:rsid w:val="00D87044"/>
    <w:rsid w:val="00D91503"/>
    <w:rsid w:val="00D92519"/>
    <w:rsid w:val="00D926A8"/>
    <w:rsid w:val="00D92E16"/>
    <w:rsid w:val="00D95214"/>
    <w:rsid w:val="00D97EF3"/>
    <w:rsid w:val="00DA4440"/>
    <w:rsid w:val="00DC2AAE"/>
    <w:rsid w:val="00DC524C"/>
    <w:rsid w:val="00DC6B9D"/>
    <w:rsid w:val="00DC771E"/>
    <w:rsid w:val="00DC7843"/>
    <w:rsid w:val="00DD1B5F"/>
    <w:rsid w:val="00DD4BBE"/>
    <w:rsid w:val="00DE34F2"/>
    <w:rsid w:val="00DF0C53"/>
    <w:rsid w:val="00DF3A50"/>
    <w:rsid w:val="00DF6E12"/>
    <w:rsid w:val="00DF71E8"/>
    <w:rsid w:val="00E107E4"/>
    <w:rsid w:val="00E1138B"/>
    <w:rsid w:val="00E159ED"/>
    <w:rsid w:val="00E213C6"/>
    <w:rsid w:val="00E2721E"/>
    <w:rsid w:val="00E32CDD"/>
    <w:rsid w:val="00E33C81"/>
    <w:rsid w:val="00E35D7B"/>
    <w:rsid w:val="00E36856"/>
    <w:rsid w:val="00E4075D"/>
    <w:rsid w:val="00E417BF"/>
    <w:rsid w:val="00E41D5C"/>
    <w:rsid w:val="00E41E5B"/>
    <w:rsid w:val="00E44395"/>
    <w:rsid w:val="00E50D3C"/>
    <w:rsid w:val="00E54635"/>
    <w:rsid w:val="00E56372"/>
    <w:rsid w:val="00E56FA6"/>
    <w:rsid w:val="00E57B84"/>
    <w:rsid w:val="00E65DA1"/>
    <w:rsid w:val="00E70C9F"/>
    <w:rsid w:val="00E71106"/>
    <w:rsid w:val="00E76A13"/>
    <w:rsid w:val="00E80E65"/>
    <w:rsid w:val="00E810AA"/>
    <w:rsid w:val="00E84A60"/>
    <w:rsid w:val="00E87ACE"/>
    <w:rsid w:val="00E9008F"/>
    <w:rsid w:val="00E947B4"/>
    <w:rsid w:val="00EA2D58"/>
    <w:rsid w:val="00EA6F65"/>
    <w:rsid w:val="00EB46EA"/>
    <w:rsid w:val="00EC0E64"/>
    <w:rsid w:val="00EC21C4"/>
    <w:rsid w:val="00EC3D73"/>
    <w:rsid w:val="00ED5FF4"/>
    <w:rsid w:val="00ED642D"/>
    <w:rsid w:val="00ED7F54"/>
    <w:rsid w:val="00EE4471"/>
    <w:rsid w:val="00EE637B"/>
    <w:rsid w:val="00EE6850"/>
    <w:rsid w:val="00F00F88"/>
    <w:rsid w:val="00F017E9"/>
    <w:rsid w:val="00F07B8B"/>
    <w:rsid w:val="00F212F0"/>
    <w:rsid w:val="00F262A7"/>
    <w:rsid w:val="00F26CE7"/>
    <w:rsid w:val="00F341B3"/>
    <w:rsid w:val="00F35094"/>
    <w:rsid w:val="00F4102B"/>
    <w:rsid w:val="00F43BD9"/>
    <w:rsid w:val="00F47E36"/>
    <w:rsid w:val="00F52ADA"/>
    <w:rsid w:val="00F53D85"/>
    <w:rsid w:val="00F54794"/>
    <w:rsid w:val="00F55023"/>
    <w:rsid w:val="00F55836"/>
    <w:rsid w:val="00F56F50"/>
    <w:rsid w:val="00F674A6"/>
    <w:rsid w:val="00F7152B"/>
    <w:rsid w:val="00F75471"/>
    <w:rsid w:val="00F757E1"/>
    <w:rsid w:val="00F75840"/>
    <w:rsid w:val="00F8188E"/>
    <w:rsid w:val="00F840B4"/>
    <w:rsid w:val="00F8579A"/>
    <w:rsid w:val="00F8588E"/>
    <w:rsid w:val="00F86CC0"/>
    <w:rsid w:val="00F87772"/>
    <w:rsid w:val="00F96196"/>
    <w:rsid w:val="00FB1FD1"/>
    <w:rsid w:val="00FB31C8"/>
    <w:rsid w:val="00FC01E7"/>
    <w:rsid w:val="00FC0381"/>
    <w:rsid w:val="00FC5756"/>
    <w:rsid w:val="00FD509B"/>
    <w:rsid w:val="00FE032C"/>
    <w:rsid w:val="00FF4DB2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4F40"/>
  <w15:chartTrackingRefBased/>
  <w15:docId w15:val="{EC64DE85-DD93-45FD-803F-1E45E424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F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53D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3D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3D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D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D8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5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184"/>
  </w:style>
  <w:style w:type="paragraph" w:styleId="Footer">
    <w:name w:val="footer"/>
    <w:basedOn w:val="Normal"/>
    <w:link w:val="FooterChar"/>
    <w:uiPriority w:val="99"/>
    <w:unhideWhenUsed/>
    <w:rsid w:val="00145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184"/>
  </w:style>
  <w:style w:type="paragraph" w:styleId="Revision">
    <w:name w:val="Revision"/>
    <w:hidden/>
    <w:uiPriority w:val="99"/>
    <w:semiHidden/>
    <w:rsid w:val="00C67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2194</Words>
  <Characters>12507</Characters>
  <Application>Microsoft Office Word</Application>
  <DocSecurity>4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Smith</dc:creator>
  <cp:keywords/>
  <dc:description/>
  <cp:lastModifiedBy>Stefen Wynn</cp:lastModifiedBy>
  <cp:revision>2</cp:revision>
  <dcterms:created xsi:type="dcterms:W3CDTF">2026-03-28T16:42:00Z</dcterms:created>
  <dcterms:modified xsi:type="dcterms:W3CDTF">2026-03-28T16:42:00Z</dcterms:modified>
</cp:coreProperties>
</file>