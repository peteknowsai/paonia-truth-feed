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62D8" w14:textId="77777777" w:rsidR="00914098" w:rsidRPr="00914098" w:rsidRDefault="00914098" w:rsidP="00914098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2E3F1B" w14:textId="77777777" w:rsidR="00914098" w:rsidRPr="0094123C" w:rsidRDefault="00914098" w:rsidP="00914098">
      <w:pPr>
        <w:spacing w:before="26" w:after="0" w:line="240" w:lineRule="auto"/>
        <w:ind w:left="2772"/>
        <w:rPr>
          <w:rFonts w:ascii="Cambria" w:eastAsia="Cambria" w:hAnsi="Cambria" w:cs="Cambria"/>
          <w:kern w:val="0"/>
          <w:sz w:val="28"/>
          <w:szCs w:val="28"/>
          <w14:ligatures w14:val="none"/>
        </w:rPr>
      </w:pP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T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WN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F 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P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AONIA</w:t>
      </w:r>
    </w:p>
    <w:p w14:paraId="1337A19D" w14:textId="3DC670F5" w:rsidR="00914098" w:rsidRPr="0094123C" w:rsidRDefault="00914098" w:rsidP="00914098">
      <w:pPr>
        <w:spacing w:after="0" w:line="240" w:lineRule="auto"/>
        <w:ind w:left="2772" w:right="-42"/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</w:pPr>
      <w:r w:rsidRPr="0094123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7216" behindDoc="1" locked="0" layoutInCell="1" allowOverlap="1" wp14:anchorId="504ACE4A" wp14:editId="166F2909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1600200" cy="969010"/>
            <wp:effectExtent l="0" t="0" r="0" b="0"/>
            <wp:wrapNone/>
            <wp:docPr id="717516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6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B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A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R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D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F TRUSTE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S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M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TING </w:t>
      </w:r>
      <w:r w:rsidR="00D471D2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br/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MAYOR 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RE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P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RT</w:t>
      </w:r>
    </w:p>
    <w:p w14:paraId="5618C45E" w14:textId="756D2A8E" w:rsidR="00914098" w:rsidRDefault="00914098" w:rsidP="00914098">
      <w:pPr>
        <w:spacing w:after="0" w:line="240" w:lineRule="auto"/>
        <w:ind w:left="2772" w:right="-42"/>
        <w:rPr>
          <w:rFonts w:ascii="Cambria" w:eastAsia="Cambria" w:hAnsi="Cambria" w:cs="Cambria"/>
          <w:b/>
          <w:kern w:val="0"/>
          <w:sz w:val="24"/>
          <w:szCs w:val="24"/>
          <w14:ligatures w14:val="none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178"/>
        <w:gridCol w:w="7398"/>
      </w:tblGrid>
      <w:tr w:rsidR="00914098" w14:paraId="693E0C37" w14:textId="77777777" w:rsidTr="006B4AAE">
        <w:trPr>
          <w:trHeight w:val="728"/>
        </w:trPr>
        <w:tc>
          <w:tcPr>
            <w:tcW w:w="2178" w:type="dxa"/>
          </w:tcPr>
          <w:p w14:paraId="4023B419" w14:textId="22337BF8" w:rsidR="00914098" w:rsidRPr="00914098" w:rsidRDefault="00914098" w:rsidP="00914098">
            <w:pPr>
              <w:ind w:right="-42"/>
              <w:rPr>
                <w:rFonts w:asciiTheme="majorHAnsi" w:eastAsia="Cambria" w:hAnsiTheme="majorHAnsi" w:cs="Arial"/>
                <w:b/>
                <w:kern w:val="0"/>
                <w:sz w:val="28"/>
                <w:szCs w:val="28"/>
                <w14:ligatures w14:val="none"/>
              </w:rPr>
            </w:pPr>
            <w:r w:rsidRPr="00914098">
              <w:rPr>
                <w:rFonts w:ascii="Calibri" w:eastAsia="Calibri" w:hAnsi="Calibri" w:cs="Calibri"/>
                <w:b/>
                <w:spacing w:val="1"/>
              </w:rPr>
              <w:t>AGENDA ITEM</w:t>
            </w:r>
            <w:r>
              <w:rPr>
                <w:rFonts w:ascii="Calibri" w:eastAsia="Calibri" w:hAnsi="Calibri" w:cs="Calibri"/>
                <w:b/>
                <w:spacing w:val="1"/>
              </w:rPr>
              <w:t>:</w:t>
            </w:r>
          </w:p>
        </w:tc>
        <w:tc>
          <w:tcPr>
            <w:tcW w:w="7398" w:type="dxa"/>
          </w:tcPr>
          <w:p w14:paraId="4BA0C228" w14:textId="77777777" w:rsidR="0025343B" w:rsidRPr="00BD4C42" w:rsidRDefault="0025343B" w:rsidP="0025343B">
            <w:pPr>
              <w:rPr>
                <w:rFonts w:ascii="Cambria" w:hAnsi="Cambria"/>
                <w:sz w:val="24"/>
                <w:szCs w:val="24"/>
              </w:rPr>
            </w:pPr>
            <w:r w:rsidRPr="00BD4C42">
              <w:rPr>
                <w:rFonts w:ascii="Cambria" w:hAnsi="Cambria"/>
                <w:sz w:val="24"/>
                <w:szCs w:val="24"/>
              </w:rPr>
              <w:t>Trustee approval of a statement of fact clarifying approved budgets, purchases and purchasing policy to be distributed publicly.</w:t>
            </w:r>
          </w:p>
          <w:p w14:paraId="34C0F32E" w14:textId="3F8A0B28" w:rsidR="00914098" w:rsidRPr="00BD4C42" w:rsidRDefault="00914098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14098" w14:paraId="54E40C1B" w14:textId="77777777" w:rsidTr="006B4AAE">
        <w:trPr>
          <w:trHeight w:val="611"/>
        </w:trPr>
        <w:tc>
          <w:tcPr>
            <w:tcW w:w="2178" w:type="dxa"/>
          </w:tcPr>
          <w:p w14:paraId="1E369594" w14:textId="727EEF0C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S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  <w:spacing w:val="-3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</w:rPr>
              <w:t xml:space="preserve">D </w:t>
            </w:r>
            <w:r>
              <w:rPr>
                <w:rFonts w:ascii="Calibri" w:eastAsia="Calibri" w:hAnsi="Calibri" w:cs="Calibri"/>
                <w:b/>
                <w:spacing w:val="-1"/>
              </w:rPr>
              <w:t>B</w:t>
            </w:r>
            <w:r>
              <w:rPr>
                <w:rFonts w:ascii="Calibri" w:eastAsia="Calibri" w:hAnsi="Calibri" w:cs="Calibri"/>
                <w:b/>
              </w:rPr>
              <w:t>Y:</w:t>
            </w:r>
          </w:p>
        </w:tc>
        <w:tc>
          <w:tcPr>
            <w:tcW w:w="7398" w:type="dxa"/>
          </w:tcPr>
          <w:p w14:paraId="2F150816" w14:textId="5C9CE330" w:rsidR="00914098" w:rsidRPr="00BD4C42" w:rsidRDefault="00E666B7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Mayor Smith</w:t>
            </w:r>
          </w:p>
        </w:tc>
      </w:tr>
      <w:tr w:rsidR="00914098" w14:paraId="0606DBA4" w14:textId="77777777" w:rsidTr="006B4AAE">
        <w:trPr>
          <w:trHeight w:val="530"/>
        </w:trPr>
        <w:tc>
          <w:tcPr>
            <w:tcW w:w="2178" w:type="dxa"/>
          </w:tcPr>
          <w:p w14:paraId="3368FA93" w14:textId="0AA59107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</w:rPr>
              <w:t>DA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</w:rPr>
              <w:t>E:</w:t>
            </w:r>
          </w:p>
        </w:tc>
        <w:tc>
          <w:tcPr>
            <w:tcW w:w="7398" w:type="dxa"/>
          </w:tcPr>
          <w:p w14:paraId="5D61A514" w14:textId="4A78999E" w:rsidR="00914098" w:rsidRPr="00BD4C42" w:rsidRDefault="00AF6D7A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March 30, 2026</w:t>
            </w:r>
          </w:p>
        </w:tc>
      </w:tr>
      <w:tr w:rsidR="00914098" w14:paraId="62597082" w14:textId="77777777" w:rsidTr="006B4AAE">
        <w:trPr>
          <w:trHeight w:val="1008"/>
        </w:trPr>
        <w:tc>
          <w:tcPr>
            <w:tcW w:w="2178" w:type="dxa"/>
          </w:tcPr>
          <w:p w14:paraId="1A62FF9C" w14:textId="3E8BB21E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</w:rPr>
              <w:t>K</w:t>
            </w:r>
            <w:r>
              <w:rPr>
                <w:rFonts w:ascii="Calibri" w:eastAsia="Calibri" w:hAnsi="Calibri" w:cs="Calibri"/>
                <w:b/>
                <w:spacing w:val="1"/>
              </w:rPr>
              <w:t>G</w:t>
            </w:r>
            <w:r>
              <w:rPr>
                <w:rFonts w:ascii="Calibri" w:eastAsia="Calibri" w:hAnsi="Calibri" w:cs="Calibri"/>
                <w:b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</w:rPr>
              <w:t>O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</w:rPr>
              <w:t>D:</w:t>
            </w:r>
          </w:p>
        </w:tc>
        <w:tc>
          <w:tcPr>
            <w:tcW w:w="7398" w:type="dxa"/>
          </w:tcPr>
          <w:p w14:paraId="5585D295" w14:textId="7727D513" w:rsidR="00623009" w:rsidRDefault="00B26113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The</w:t>
            </w:r>
            <w:r w:rsidR="00D8696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Town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became aw</w:t>
            </w:r>
            <w:r w:rsid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re of the attached </w:t>
            </w:r>
            <w:r w:rsidR="00D8696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anonymous flyer</w:t>
            </w:r>
            <w:r w:rsidR="004C0E8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2A0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(Att. 1.) </w:t>
            </w:r>
            <w:r w:rsidR="004C0E8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on March </w:t>
            </w:r>
            <w:r w:rsid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25</w:t>
            </w:r>
            <w:r w:rsidR="00817276" w:rsidRP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 xml:space="preserve"> </w:t>
            </w:r>
            <w:r w:rsidR="00883AAC" w:rsidRP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and subsequently learned th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</w:t>
            </w:r>
            <w:r w:rsidR="00883AAC" w:rsidRP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 this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 xml:space="preserve"> 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flyer </w:t>
            </w:r>
            <w:r w:rsidR="002A0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was being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distributed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throughout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w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n. </w:t>
            </w:r>
          </w:p>
          <w:p w14:paraId="2CC05E1A" w14:textId="77777777" w:rsidR="00C9196D" w:rsidRDefault="00C9196D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487A2E0D" w14:textId="6F8AEF7C" w:rsidR="00300271" w:rsidRDefault="00C55566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</w:t>
            </w:r>
            <w:r w:rsidR="0063418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kind of misinformation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7D59C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blatant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f</w:t>
            </w:r>
            <w:r w:rsidR="00F0280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alsehoods 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include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 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 th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flyer 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denigrating our Town </w:t>
            </w:r>
            <w:r w:rsidR="00AE3B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Administrator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us as </w:t>
            </w:r>
            <w:r w:rsidR="00AE3B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governing body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deserves a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unified 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public respo</w:t>
            </w:r>
            <w:r w:rsidR="00D04E8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nse</w:t>
            </w:r>
            <w:r w:rsidR="007D59C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D04E8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30027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One of the most dangerous </w:t>
            </w:r>
            <w:r w:rsidR="0021035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consequences of th</w:t>
            </w:r>
            <w:r w:rsidR="006928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ese </w:t>
            </w:r>
            <w:r w:rsidR="0021035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kind of untrue </w:t>
            </w:r>
            <w:r w:rsidR="0030432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accusations being made against </w:t>
            </w:r>
            <w:r w:rsidR="000E547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ou</w:t>
            </w:r>
            <w:r w:rsidR="002F376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r</w:t>
            </w:r>
            <w:r w:rsidR="000E547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Town </w:t>
            </w:r>
            <w:r w:rsidR="00145A7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is </w:t>
            </w:r>
            <w:r w:rsidR="00C33D7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that it </w:t>
            </w:r>
            <w:r w:rsidR="002F376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can place us in jeopardy with our current granting and lending agencies</w:t>
            </w:r>
            <w:r w:rsidR="00207EE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. </w:t>
            </w:r>
            <w:r w:rsidR="0083044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If this </w:t>
            </w:r>
            <w:r w:rsidR="00787A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unf</w:t>
            </w:r>
            <w:r w:rsidR="009C449A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</w:t>
            </w:r>
            <w:r w:rsidR="00787A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unded </w:t>
            </w:r>
            <w:r w:rsidR="0083044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negativity is left </w:t>
            </w:r>
            <w:r w:rsidR="00D76798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unanswered, then perception becomes reality and 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 lasting impression may be 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erroneously 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cr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ated 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that we are</w:t>
            </w:r>
            <w:r w:rsidR="00873F8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operating outside of the public interest</w:t>
            </w:r>
            <w:r w:rsidR="0060504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making us a lending risk in the present and into the future. </w:t>
            </w:r>
          </w:p>
          <w:p w14:paraId="769BCA08" w14:textId="77777777" w:rsidR="00300271" w:rsidRDefault="00300271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736D7754" w14:textId="7767B0C0" w:rsidR="00F741C9" w:rsidRDefault="00CD034B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Therefore, </w:t>
            </w:r>
            <w:r w:rsidR="00227F8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lea</w:t>
            </w:r>
            <w:r w:rsidR="0011164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 see the attached draft </w:t>
            </w:r>
            <w:r w:rsidR="00F51F3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Statement of Fact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for your consideration. </w:t>
            </w:r>
          </w:p>
          <w:p w14:paraId="795D3ED5" w14:textId="77777777" w:rsidR="00F741C9" w:rsidRDefault="00F741C9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2D52E199" w14:textId="5638D9A1" w:rsidR="00D8172F" w:rsidRDefault="00B77780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If approved, 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</w:t>
            </w:r>
            <w:r w:rsidR="00802D4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’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m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suggesting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that we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direct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staff to submit the letter</w:t>
            </w:r>
            <w:r w:rsidR="00227F8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 the Merchant Herald, High Country Shopper and Delta County Independent 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as a half-page display ad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By doing so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we can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directly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control when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and where it’s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published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130AE3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The price lists from all three publications are also attached. </w:t>
            </w:r>
            <w:r w:rsidR="00A5419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A7744AF" w14:textId="77777777" w:rsidR="00D8172F" w:rsidRDefault="00D8172F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7C92CB02" w14:textId="40C203F3" w:rsidR="00D8172F" w:rsidRDefault="009C7AFE" w:rsidP="00D8172F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In addition, 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u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pon seeing the </w:t>
            </w:r>
            <w:del w:id="0" w:author="lucy hunter" w:date="2026-03-28T10:13:00Z" w16du:dateUtc="2026-03-28T16:13:00Z">
              <w:r w:rsidR="00D8172F" w:rsidDel="00896229">
                <w:rPr>
                  <w:rFonts w:ascii="Cambria" w:eastAsia="Cambria" w:hAnsi="Cambria" w:cs="Calibri"/>
                  <w:bCs/>
                  <w:kern w:val="0"/>
                  <w:sz w:val="24"/>
                  <w:szCs w:val="24"/>
                  <w14:ligatures w14:val="none"/>
                </w:rPr>
                <w:delText xml:space="preserve">slanderous </w:delText>
              </w:r>
            </w:del>
            <w:ins w:id="1" w:author="lucy hunter" w:date="2026-03-28T10:13:00Z" w16du:dateUtc="2026-03-28T16:13:00Z">
              <w:r w:rsidR="00896229">
                <w:rPr>
                  <w:rFonts w:ascii="Cambria" w:eastAsia="Cambria" w:hAnsi="Cambria" w:cs="Calibri"/>
                  <w:bCs/>
                  <w:kern w:val="0"/>
                  <w:sz w:val="24"/>
                  <w:szCs w:val="24"/>
                  <w14:ligatures w14:val="none"/>
                </w:rPr>
                <w:t>libelous</w:t>
              </w:r>
              <w:r w:rsidR="00896229">
                <w:rPr>
                  <w:rFonts w:ascii="Cambria" w:eastAsia="Cambria" w:hAnsi="Cambria" w:cs="Calibri"/>
                  <w:bCs/>
                  <w:kern w:val="0"/>
                  <w:sz w:val="24"/>
                  <w:szCs w:val="24"/>
                  <w14:ligatures w14:val="none"/>
                </w:rPr>
                <w:t xml:space="preserve"> </w:t>
              </w:r>
            </w:ins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flyer, Trustee Hunter recognized the need for an immediate response to set the record straight and created the second attached flyer on 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March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26</w:t>
            </w:r>
            <w:r w:rsidR="00D8172F" w:rsidRPr="00AC0A09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posted it throughout Town. This was done o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n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her own accord</w:t>
            </w:r>
            <w:r w:rsidR="00F51F3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</w:t>
            </w:r>
            <w:r w:rsidR="00D0389A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after consultation with the Administrator and Town Attorney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did not involve me or any other Trustee.  </w:t>
            </w:r>
            <w:r w:rsidR="00F741C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Her flyer is also attached.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2F4BF3D" w14:textId="5FA57B47" w:rsidR="00914098" w:rsidRPr="00BD4C42" w:rsidRDefault="00B6438B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914098" w14:paraId="04B5BE94" w14:textId="77777777" w:rsidTr="00145A7F">
        <w:trPr>
          <w:trHeight w:val="800"/>
        </w:trPr>
        <w:tc>
          <w:tcPr>
            <w:tcW w:w="2178" w:type="dxa"/>
          </w:tcPr>
          <w:p w14:paraId="7BFCCEC7" w14:textId="103CF9E6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</w:rPr>
              <w:t>G</w:t>
            </w:r>
            <w:r>
              <w:rPr>
                <w:rFonts w:ascii="Calibri" w:eastAsia="Calibri" w:hAnsi="Calibri" w:cs="Calibri"/>
                <w:b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</w:rPr>
              <w:t>:</w:t>
            </w:r>
          </w:p>
        </w:tc>
        <w:tc>
          <w:tcPr>
            <w:tcW w:w="7398" w:type="dxa"/>
          </w:tcPr>
          <w:p w14:paraId="2C95AA5F" w14:textId="13239A1E" w:rsidR="00914098" w:rsidRPr="00BD4C42" w:rsidRDefault="00FB51FF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Cost of display ads </w:t>
            </w:r>
          </w:p>
        </w:tc>
      </w:tr>
      <w:tr w:rsidR="00914098" w14:paraId="0C4E7AF9" w14:textId="77777777" w:rsidTr="006B4AAE">
        <w:trPr>
          <w:trHeight w:val="746"/>
        </w:trPr>
        <w:tc>
          <w:tcPr>
            <w:tcW w:w="2178" w:type="dxa"/>
          </w:tcPr>
          <w:p w14:paraId="179D41CC" w14:textId="0E4BAD99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RE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</w:rPr>
              <w:t>D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</w:rPr>
              <w:t>ON:</w:t>
            </w:r>
          </w:p>
        </w:tc>
        <w:tc>
          <w:tcPr>
            <w:tcW w:w="7398" w:type="dxa"/>
          </w:tcPr>
          <w:p w14:paraId="06F1FB9D" w14:textId="7F65DA13" w:rsidR="00914098" w:rsidRPr="00BD4C42" w:rsidRDefault="001206DD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libri" w:hAnsi="Cambria" w:cs="Arial"/>
                <w:sz w:val="24"/>
                <w:szCs w:val="24"/>
              </w:rPr>
              <w:t>Make a motion to approve the public statement with any agreed upon changes</w:t>
            </w:r>
            <w:r w:rsidR="00130AE3">
              <w:rPr>
                <w:rFonts w:ascii="Cambria" w:eastAsia="Calibri" w:hAnsi="Cambria" w:cs="Arial"/>
                <w:sz w:val="24"/>
                <w:szCs w:val="24"/>
              </w:rPr>
              <w:t xml:space="preserve"> and </w:t>
            </w:r>
            <w:r w:rsidR="00E23A5F">
              <w:rPr>
                <w:rFonts w:ascii="Cambria" w:eastAsia="Calibri" w:hAnsi="Cambria" w:cs="Arial"/>
                <w:sz w:val="24"/>
                <w:szCs w:val="24"/>
              </w:rPr>
              <w:t>publish</w:t>
            </w:r>
            <w:r w:rsidR="00130AE3">
              <w:rPr>
                <w:rFonts w:ascii="Cambria" w:eastAsia="Calibri" w:hAnsi="Cambria" w:cs="Arial"/>
                <w:sz w:val="24"/>
                <w:szCs w:val="24"/>
              </w:rPr>
              <w:t xml:space="preserve"> through display ads</w:t>
            </w:r>
            <w:r w:rsidRPr="00BD4C42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</w:tc>
      </w:tr>
      <w:tr w:rsidR="00914098" w14:paraId="20A24A7B" w14:textId="77777777" w:rsidTr="006B4AAE">
        <w:trPr>
          <w:trHeight w:val="1008"/>
        </w:trPr>
        <w:tc>
          <w:tcPr>
            <w:tcW w:w="2178" w:type="dxa"/>
          </w:tcPr>
          <w:p w14:paraId="4E3A5075" w14:textId="0D1004FD" w:rsidR="00914098" w:rsidRDefault="00914098" w:rsidP="00914098">
            <w:pPr>
              <w:ind w:right="-4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NTS</w:t>
            </w:r>
            <w:r>
              <w:rPr>
                <w:rFonts w:ascii="Calibri" w:eastAsia="Calibri" w:hAnsi="Calibri" w:cs="Calibri"/>
                <w:b/>
              </w:rPr>
              <w:t>:</w:t>
            </w:r>
          </w:p>
        </w:tc>
        <w:tc>
          <w:tcPr>
            <w:tcW w:w="7398" w:type="dxa"/>
          </w:tcPr>
          <w:p w14:paraId="0EBD40D4" w14:textId="77777777" w:rsidR="00914098" w:rsidRDefault="001A72FF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Anonymous </w:t>
            </w:r>
            <w:r w:rsidR="009B255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“10 Things </w:t>
            </w:r>
            <w:r w:rsidR="001737D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Paonia</w:t>
            </w:r>
            <w:r w:rsidR="009B255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should know about its Town </w:t>
            </w:r>
            <w:r w:rsidR="001737D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Administrator” flyer.</w:t>
            </w:r>
          </w:p>
          <w:p w14:paraId="7EE118E2" w14:textId="02D98BB6" w:rsidR="001737DF" w:rsidRDefault="001737DF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Draft </w:t>
            </w:r>
            <w:r w:rsidR="002B1B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Statement of Fact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to the public from the Mayor and Trustees</w:t>
            </w:r>
          </w:p>
          <w:p w14:paraId="66C859C7" w14:textId="77777777" w:rsidR="001737DF" w:rsidRDefault="00995177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Merchant Herald display ad price list</w:t>
            </w:r>
          </w:p>
          <w:p w14:paraId="6C370D7E" w14:textId="77777777" w:rsidR="00995177" w:rsidRDefault="00995177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High Country Shopper </w:t>
            </w:r>
            <w:r w:rsidR="000A20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display ad price list</w:t>
            </w:r>
          </w:p>
          <w:p w14:paraId="3B89A878" w14:textId="77777777" w:rsidR="000A206C" w:rsidRDefault="000A206C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Delta County Independent </w:t>
            </w:r>
            <w:r w:rsidR="00ED2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display ad price list</w:t>
            </w:r>
          </w:p>
          <w:p w14:paraId="2E2D7305" w14:textId="589A443B" w:rsidR="00ED2F6C" w:rsidRPr="001A72FF" w:rsidRDefault="00ED2F6C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Flyer refut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ing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the statements made in th</w:t>
            </w:r>
            <w:r w:rsidR="0083444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original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anonymous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fl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yer</w:t>
            </w:r>
          </w:p>
        </w:tc>
      </w:tr>
    </w:tbl>
    <w:p w14:paraId="684F6FFB" w14:textId="77777777" w:rsidR="00914098" w:rsidRPr="00914098" w:rsidRDefault="00914098" w:rsidP="00914098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914098" w:rsidRPr="009140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48F4" w14:textId="77777777" w:rsidR="00963FA4" w:rsidRDefault="00963FA4" w:rsidP="00B06127">
      <w:pPr>
        <w:spacing w:after="0" w:line="240" w:lineRule="auto"/>
      </w:pPr>
      <w:r>
        <w:separator/>
      </w:r>
    </w:p>
  </w:endnote>
  <w:endnote w:type="continuationSeparator" w:id="0">
    <w:p w14:paraId="7EAE5D16" w14:textId="77777777" w:rsidR="00963FA4" w:rsidRDefault="00963FA4" w:rsidP="00B0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17CC" w14:textId="77777777" w:rsidR="00B06127" w:rsidRDefault="00B06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63FBC" w14:textId="77777777" w:rsidR="00B06127" w:rsidRDefault="00B06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3D94" w14:textId="77777777" w:rsidR="00B06127" w:rsidRDefault="00B06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A2C2" w14:textId="77777777" w:rsidR="00963FA4" w:rsidRDefault="00963FA4" w:rsidP="00B06127">
      <w:pPr>
        <w:spacing w:after="0" w:line="240" w:lineRule="auto"/>
      </w:pPr>
      <w:r>
        <w:separator/>
      </w:r>
    </w:p>
  </w:footnote>
  <w:footnote w:type="continuationSeparator" w:id="0">
    <w:p w14:paraId="31D5D63B" w14:textId="77777777" w:rsidR="00963FA4" w:rsidRDefault="00963FA4" w:rsidP="00B06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2BB6" w14:textId="77777777" w:rsidR="00B06127" w:rsidRDefault="00B06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477116"/>
      <w:docPartObj>
        <w:docPartGallery w:val="Watermarks"/>
        <w:docPartUnique/>
      </w:docPartObj>
    </w:sdtPr>
    <w:sdtContent>
      <w:p w14:paraId="1D6A87A0" w14:textId="14972B17" w:rsidR="00B06127" w:rsidRDefault="00963FA4">
        <w:pPr>
          <w:pStyle w:val="Header"/>
        </w:pPr>
        <w:r>
          <w:rPr>
            <w:noProof/>
          </w:rPr>
          <w:pict w14:anchorId="481E9E6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03939" o:spid="_x0000_s1025" type="#_x0000_t136" alt="" style="position:absolute;margin-left:0;margin-top:0;width:412.4pt;height:247.4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#196b24 [3206]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B65D" w14:textId="77777777" w:rsidR="00B06127" w:rsidRDefault="00B06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37DB2"/>
    <w:multiLevelType w:val="hybridMultilevel"/>
    <w:tmpl w:val="A99EA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9111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y hunter">
    <w15:presenceInfo w15:providerId="Windows Live" w15:userId="fd32ee5568e187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98"/>
    <w:rsid w:val="000A1F13"/>
    <w:rsid w:val="000A206C"/>
    <w:rsid w:val="000E5477"/>
    <w:rsid w:val="0011051B"/>
    <w:rsid w:val="00111644"/>
    <w:rsid w:val="001206DD"/>
    <w:rsid w:val="00130AE3"/>
    <w:rsid w:val="0013171C"/>
    <w:rsid w:val="001434D7"/>
    <w:rsid w:val="00145A7F"/>
    <w:rsid w:val="00166C93"/>
    <w:rsid w:val="00171E9B"/>
    <w:rsid w:val="001737DF"/>
    <w:rsid w:val="001A5C89"/>
    <w:rsid w:val="001A72FF"/>
    <w:rsid w:val="001B4ABC"/>
    <w:rsid w:val="00207EE7"/>
    <w:rsid w:val="0021035B"/>
    <w:rsid w:val="00227F80"/>
    <w:rsid w:val="0023329C"/>
    <w:rsid w:val="0025343B"/>
    <w:rsid w:val="00265F4B"/>
    <w:rsid w:val="002A0F6C"/>
    <w:rsid w:val="002B1BBB"/>
    <w:rsid w:val="002F3761"/>
    <w:rsid w:val="00300271"/>
    <w:rsid w:val="00304326"/>
    <w:rsid w:val="003472B2"/>
    <w:rsid w:val="003F4721"/>
    <w:rsid w:val="00406586"/>
    <w:rsid w:val="00432310"/>
    <w:rsid w:val="00445531"/>
    <w:rsid w:val="004562A3"/>
    <w:rsid w:val="004A225D"/>
    <w:rsid w:val="004C0E89"/>
    <w:rsid w:val="004E02FF"/>
    <w:rsid w:val="00501B0F"/>
    <w:rsid w:val="005232F5"/>
    <w:rsid w:val="00605047"/>
    <w:rsid w:val="006201C3"/>
    <w:rsid w:val="00623009"/>
    <w:rsid w:val="0063418F"/>
    <w:rsid w:val="00637308"/>
    <w:rsid w:val="006464F0"/>
    <w:rsid w:val="006822A0"/>
    <w:rsid w:val="006928C0"/>
    <w:rsid w:val="006A6155"/>
    <w:rsid w:val="006B1104"/>
    <w:rsid w:val="006B4AAE"/>
    <w:rsid w:val="00706926"/>
    <w:rsid w:val="007144E1"/>
    <w:rsid w:val="00787AC0"/>
    <w:rsid w:val="007D59CF"/>
    <w:rsid w:val="007E44B5"/>
    <w:rsid w:val="007F19A1"/>
    <w:rsid w:val="00802D45"/>
    <w:rsid w:val="00817276"/>
    <w:rsid w:val="0083044E"/>
    <w:rsid w:val="00834445"/>
    <w:rsid w:val="00873F8F"/>
    <w:rsid w:val="00883AAC"/>
    <w:rsid w:val="00896229"/>
    <w:rsid w:val="008A4D35"/>
    <w:rsid w:val="008F69AE"/>
    <w:rsid w:val="00914098"/>
    <w:rsid w:val="0094123C"/>
    <w:rsid w:val="00943ABD"/>
    <w:rsid w:val="00963FA4"/>
    <w:rsid w:val="00995177"/>
    <w:rsid w:val="009B255F"/>
    <w:rsid w:val="009B45AC"/>
    <w:rsid w:val="009C449A"/>
    <w:rsid w:val="009C7AFE"/>
    <w:rsid w:val="00A53C69"/>
    <w:rsid w:val="00A5419E"/>
    <w:rsid w:val="00AC0A09"/>
    <w:rsid w:val="00AE3B8B"/>
    <w:rsid w:val="00AF6D7A"/>
    <w:rsid w:val="00B06127"/>
    <w:rsid w:val="00B241BD"/>
    <w:rsid w:val="00B26113"/>
    <w:rsid w:val="00B6438B"/>
    <w:rsid w:val="00B77780"/>
    <w:rsid w:val="00BD1158"/>
    <w:rsid w:val="00BD4C42"/>
    <w:rsid w:val="00C142F4"/>
    <w:rsid w:val="00C33D72"/>
    <w:rsid w:val="00C55566"/>
    <w:rsid w:val="00C9196D"/>
    <w:rsid w:val="00CA1C33"/>
    <w:rsid w:val="00CA3CA4"/>
    <w:rsid w:val="00CA52BB"/>
    <w:rsid w:val="00CD034B"/>
    <w:rsid w:val="00CD7EE6"/>
    <w:rsid w:val="00D021DB"/>
    <w:rsid w:val="00D02876"/>
    <w:rsid w:val="00D0389A"/>
    <w:rsid w:val="00D04E8E"/>
    <w:rsid w:val="00D40E25"/>
    <w:rsid w:val="00D471D2"/>
    <w:rsid w:val="00D76798"/>
    <w:rsid w:val="00D8172F"/>
    <w:rsid w:val="00D86962"/>
    <w:rsid w:val="00DD218C"/>
    <w:rsid w:val="00E23736"/>
    <w:rsid w:val="00E23A5F"/>
    <w:rsid w:val="00E666B7"/>
    <w:rsid w:val="00ED2F6C"/>
    <w:rsid w:val="00EE2B5E"/>
    <w:rsid w:val="00F02809"/>
    <w:rsid w:val="00F51F3D"/>
    <w:rsid w:val="00F741C9"/>
    <w:rsid w:val="00FB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978EB"/>
  <w15:chartTrackingRefBased/>
  <w15:docId w15:val="{C25D3695-EDAD-4193-9D73-EE6E885F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6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127"/>
  </w:style>
  <w:style w:type="paragraph" w:styleId="Footer">
    <w:name w:val="footer"/>
    <w:basedOn w:val="Normal"/>
    <w:link w:val="FooterChar"/>
    <w:uiPriority w:val="99"/>
    <w:unhideWhenUsed/>
    <w:rsid w:val="00B06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127"/>
  </w:style>
  <w:style w:type="paragraph" w:styleId="Revision">
    <w:name w:val="Revision"/>
    <w:hidden/>
    <w:uiPriority w:val="99"/>
    <w:semiHidden/>
    <w:rsid w:val="008962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lucy hunter</cp:lastModifiedBy>
  <cp:revision>3</cp:revision>
  <dcterms:created xsi:type="dcterms:W3CDTF">2026-03-28T16:10:00Z</dcterms:created>
  <dcterms:modified xsi:type="dcterms:W3CDTF">2026-03-28T16:15:00Z</dcterms:modified>
</cp:coreProperties>
</file>