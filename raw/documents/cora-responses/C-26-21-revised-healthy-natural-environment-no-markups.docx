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11C4B2" w14:textId="2E324ACD" w:rsidR="006F19D4" w:rsidRPr="002C2C98" w:rsidRDefault="0070089F" w:rsidP="006F19D4">
      <w:pPr>
        <w:rPr>
          <w:b/>
        </w:rPr>
      </w:pPr>
      <w:r w:rsidRPr="002C2C98">
        <w:rPr>
          <w:b/>
        </w:rPr>
        <w:t>HEALTHY NATURAL ENVIRONMENT</w:t>
      </w:r>
      <w:r w:rsidR="00FE04ED">
        <w:rPr>
          <w:b/>
        </w:rPr>
        <w:t xml:space="preserve"> (ENV)</w:t>
      </w:r>
      <w:bookmarkStart w:id="0" w:name="_GoBack"/>
      <w:bookmarkEnd w:id="0"/>
    </w:p>
    <w:p w14:paraId="63B30DAC" w14:textId="5DF58A32" w:rsidR="006F19D4" w:rsidRPr="002C2C98" w:rsidRDefault="006F19D4" w:rsidP="006F19D4"/>
    <w:p w14:paraId="2D837912" w14:textId="7462DDBB" w:rsidR="00341A2D" w:rsidRDefault="00D463F4" w:rsidP="00341A2D">
      <w:pPr>
        <w:rPr>
          <w:b/>
        </w:rPr>
      </w:pPr>
      <w:r>
        <w:rPr>
          <w:b/>
        </w:rPr>
        <w:t xml:space="preserve">Urban Forest Overview </w:t>
      </w:r>
      <w:r w:rsidR="007C52A4">
        <w:rPr>
          <w:b/>
        </w:rPr>
        <w:t xml:space="preserve"> ENV - 1</w:t>
      </w:r>
    </w:p>
    <w:p w14:paraId="3FB5B5DC" w14:textId="0832CE1E" w:rsidR="006E22ED" w:rsidRDefault="006F19D4" w:rsidP="00341A2D">
      <w:pPr>
        <w:rPr>
          <w:ins w:id="1" w:author="Microsoft Office User" w:date="2024-10-22T20:52:00Z"/>
          <w:rFonts w:ascii="MalgunGothic" w:hAnsi="MalgunGothic"/>
        </w:rPr>
      </w:pPr>
      <w:commentRangeStart w:id="2"/>
      <w:r w:rsidRPr="002C2C98">
        <w:rPr>
          <w:rFonts w:ascii="MalgunGothic" w:hAnsi="MalgunGothic"/>
        </w:rPr>
        <w:t xml:space="preserve">Our </w:t>
      </w:r>
      <w:r w:rsidR="0070089F" w:rsidRPr="002C2C98">
        <w:rPr>
          <w:rFonts w:ascii="MalgunGothic" w:hAnsi="MalgunGothic"/>
        </w:rPr>
        <w:t>town is  recognized by the Arbor Day Foundation as a “Tree City USA.” Our urban</w:t>
      </w:r>
      <w:r w:rsidRPr="00954366">
        <w:rPr>
          <w:rFonts w:ascii="MalgunGothic" w:hAnsi="MalgunGothic"/>
        </w:rPr>
        <w:t xml:space="preserve"> forest</w:t>
      </w:r>
      <w:r w:rsidRPr="002C2C98">
        <w:rPr>
          <w:rFonts w:ascii="MalgunGothic" w:hAnsi="MalgunGothic"/>
        </w:rPr>
        <w:t xml:space="preserve"> is valued </w:t>
      </w:r>
      <w:r w:rsidRPr="00954366">
        <w:rPr>
          <w:rFonts w:ascii="MalgunGothic" w:hAnsi="MalgunGothic"/>
        </w:rPr>
        <w:t xml:space="preserve">as </w:t>
      </w:r>
      <w:r w:rsidRPr="002C2C98">
        <w:rPr>
          <w:rFonts w:ascii="MalgunGothic" w:hAnsi="MalgunGothic"/>
        </w:rPr>
        <w:t xml:space="preserve">an </w:t>
      </w:r>
      <w:r w:rsidRPr="00954366">
        <w:rPr>
          <w:rFonts w:ascii="MalgunGothic" w:hAnsi="MalgunGothic"/>
        </w:rPr>
        <w:t>essential element</w:t>
      </w:r>
      <w:r w:rsidRPr="002C2C98">
        <w:rPr>
          <w:rFonts w:ascii="MalgunGothic" w:hAnsi="MalgunGothic"/>
        </w:rPr>
        <w:t xml:space="preserve"> of ou</w:t>
      </w:r>
      <w:r w:rsidR="0070089F" w:rsidRPr="002C2C98">
        <w:rPr>
          <w:rFonts w:ascii="MalgunGothic" w:hAnsi="MalgunGothic"/>
        </w:rPr>
        <w:t>r</w:t>
      </w:r>
      <w:r w:rsidRPr="002C2C98">
        <w:rPr>
          <w:rFonts w:ascii="MalgunGothic" w:hAnsi="MalgunGothic"/>
        </w:rPr>
        <w:t xml:space="preserve"> infrastructure</w:t>
      </w:r>
      <w:r w:rsidR="0070089F" w:rsidRPr="002C2C98">
        <w:rPr>
          <w:rFonts w:ascii="MalgunGothic" w:hAnsi="MalgunGothic"/>
        </w:rPr>
        <w:t xml:space="preserve"> and environment</w:t>
      </w:r>
      <w:r w:rsidRPr="002C2C98">
        <w:rPr>
          <w:rFonts w:ascii="MalgunGothic" w:hAnsi="MalgunGothic"/>
        </w:rPr>
        <w:t xml:space="preserve">. </w:t>
      </w:r>
      <w:commentRangeEnd w:id="2"/>
      <w:r w:rsidR="00EF4B6F">
        <w:rPr>
          <w:rStyle w:val="CommentReference"/>
        </w:rPr>
        <w:commentReference w:id="2"/>
      </w:r>
      <w:r w:rsidRPr="002C2C98">
        <w:rPr>
          <w:rFonts w:ascii="MalgunGothic" w:hAnsi="MalgunGothic"/>
        </w:rPr>
        <w:t xml:space="preserve">Our </w:t>
      </w:r>
      <w:r w:rsidRPr="002C2C98">
        <w:t>t</w:t>
      </w:r>
      <w:r w:rsidRPr="00954366">
        <w:t xml:space="preserve">ree-lined streets and parks </w:t>
      </w:r>
      <w:r w:rsidR="0070089F" w:rsidRPr="002C2C98">
        <w:t xml:space="preserve">can act as </w:t>
      </w:r>
      <w:r w:rsidRPr="00954366">
        <w:t>part of the first line of defense in urban climate mitigation and adaptation</w:t>
      </w:r>
      <w:r w:rsidRPr="002C2C98">
        <w:t xml:space="preserve"> and </w:t>
      </w:r>
      <w:r w:rsidR="0070089F" w:rsidRPr="002C2C98">
        <w:t>are</w:t>
      </w:r>
      <w:r w:rsidRPr="002C2C98">
        <w:t xml:space="preserve"> an ecosystem asset.</w:t>
      </w:r>
      <w:r w:rsidR="0070089F" w:rsidRPr="002C2C98">
        <w:t xml:space="preserve"> </w:t>
      </w:r>
      <w:ins w:id="3" w:author="Microsoft Office User" w:date="2024-10-22T20:49:00Z">
        <w:r w:rsidR="006E22ED" w:rsidRPr="002C2C98">
          <w:rPr>
            <w:rFonts w:ascii="MalgunGothic" w:hAnsi="MalgunGothic"/>
          </w:rPr>
          <w:t>F</w:t>
        </w:r>
        <w:r w:rsidR="006E22ED" w:rsidRPr="00954366">
          <w:rPr>
            <w:rFonts w:ascii="MalgunGothic" w:hAnsi="MalgunGothic"/>
          </w:rPr>
          <w:t>orests deliver enormous utility-like benefits in cities and towns</w:t>
        </w:r>
      </w:ins>
      <w:ins w:id="4" w:author="Microsoft Office User" w:date="2024-10-22T20:50:00Z">
        <w:r w:rsidR="006E22ED">
          <w:rPr>
            <w:rFonts w:ascii="MalgunGothic" w:hAnsi="MalgunGothic"/>
          </w:rPr>
          <w:t xml:space="preserve">. </w:t>
        </w:r>
      </w:ins>
      <w:ins w:id="5" w:author="Microsoft Office User" w:date="2024-10-22T20:49:00Z">
        <w:r w:rsidR="006E22ED" w:rsidRPr="002C2C98">
          <w:t xml:space="preserve"> </w:t>
        </w:r>
      </w:ins>
      <w:r w:rsidR="00BF0A25" w:rsidRPr="00F06D96">
        <w:rPr>
          <w:rFonts w:ascii="MalgunGothic" w:hAnsi="MalgunGothic"/>
        </w:rPr>
        <w:t xml:space="preserve">City forests in the United States provide $18.3 billion in benefits per year, and this number is expected to grow as urban areas continue to </w:t>
      </w:r>
      <w:commentRangeStart w:id="6"/>
      <w:r w:rsidR="00BF0A25" w:rsidRPr="00F06D96">
        <w:rPr>
          <w:rFonts w:ascii="MalgunGothic" w:hAnsi="MalgunGothic"/>
        </w:rPr>
        <w:t>expand</w:t>
      </w:r>
      <w:commentRangeEnd w:id="6"/>
      <w:r w:rsidR="00F15C7B">
        <w:rPr>
          <w:rStyle w:val="CommentReference"/>
        </w:rPr>
        <w:commentReference w:id="6"/>
      </w:r>
      <w:r w:rsidR="00D463F4">
        <w:rPr>
          <w:rFonts w:ascii="MalgunGothic" w:hAnsi="MalgunGothic"/>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351"/>
      </w:tblGrid>
      <w:tr w:rsidR="006E22ED" w:rsidRPr="006E22ED" w14:paraId="7E82FB9F" w14:textId="77777777" w:rsidTr="0000256F">
        <w:trPr>
          <w:ins w:id="7" w:author="Microsoft Office User" w:date="2024-10-22T20:52:00Z"/>
        </w:trPr>
        <w:tc>
          <w:tcPr>
            <w:tcW w:w="0" w:type="auto"/>
            <w:tcBorders>
              <w:top w:val="single" w:sz="2" w:space="0" w:color="auto"/>
              <w:left w:val="single" w:sz="2" w:space="0" w:color="auto"/>
              <w:bottom w:val="single" w:sz="2" w:space="0" w:color="auto"/>
              <w:right w:val="single" w:sz="2" w:space="0" w:color="auto"/>
            </w:tcBorders>
            <w:shd w:val="clear" w:color="auto" w:fill="A8D18C"/>
            <w:vAlign w:val="center"/>
            <w:hideMark/>
          </w:tcPr>
          <w:p w14:paraId="390E8EA4" w14:textId="75BF9276" w:rsidR="006E22ED" w:rsidRPr="006E22ED" w:rsidRDefault="006E22ED" w:rsidP="0000256F">
            <w:pPr>
              <w:spacing w:before="100" w:beforeAutospacing="1" w:after="100" w:afterAutospacing="1"/>
              <w:rPr>
                <w:ins w:id="8" w:author="Microsoft Office User" w:date="2024-10-22T20:52:00Z"/>
                <w:i/>
                <w:rPrChange w:id="9" w:author="Microsoft Office User" w:date="2024-10-22T20:52:00Z">
                  <w:rPr>
                    <w:ins w:id="10" w:author="Microsoft Office User" w:date="2024-10-22T20:52:00Z"/>
                  </w:rPr>
                </w:rPrChange>
              </w:rPr>
            </w:pPr>
            <w:ins w:id="11" w:author="Microsoft Office User" w:date="2024-10-22T20:52:00Z">
              <w:r w:rsidRPr="006E22ED">
                <w:rPr>
                  <w:rFonts w:ascii="Constantia" w:hAnsi="Constantia"/>
                  <w:i/>
                  <w:rPrChange w:id="12" w:author="Microsoft Office User" w:date="2024-10-22T20:52:00Z">
                    <w:rPr>
                      <w:rFonts w:ascii="Constantia" w:hAnsi="Constantia"/>
                    </w:rPr>
                  </w:rPrChange>
                </w:rPr>
                <w:t xml:space="preserve">(City Forests: Function, </w:t>
              </w:r>
              <w:proofErr w:type="spellStart"/>
              <w:r w:rsidRPr="006E22ED">
                <w:rPr>
                  <w:rFonts w:ascii="Constantia" w:hAnsi="Constantia"/>
                  <w:i/>
                  <w:rPrChange w:id="13" w:author="Microsoft Office User" w:date="2024-10-22T20:52:00Z">
                    <w:rPr>
                      <w:rFonts w:ascii="Constantia" w:hAnsi="Constantia"/>
                    </w:rPr>
                  </w:rPrChange>
                </w:rPr>
                <w:t>Scale,And</w:t>
              </w:r>
              <w:proofErr w:type="spellEnd"/>
              <w:r w:rsidRPr="006E22ED">
                <w:rPr>
                  <w:rFonts w:ascii="Constantia" w:hAnsi="Constantia"/>
                  <w:i/>
                  <w:rPrChange w:id="14" w:author="Microsoft Office User" w:date="2024-10-22T20:52:00Z">
                    <w:rPr>
                      <w:rFonts w:ascii="Constantia" w:hAnsi="Constantia"/>
                    </w:rPr>
                  </w:rPrChange>
                </w:rPr>
                <w:t xml:space="preserve"> Value of Climate and other Benefits </w:t>
              </w:r>
            </w:ins>
          </w:p>
        </w:tc>
      </w:tr>
      <w:tr w:rsidR="006E22ED" w:rsidRPr="006E22ED" w14:paraId="3B723668" w14:textId="77777777" w:rsidTr="0000256F">
        <w:trPr>
          <w:ins w:id="15" w:author="Microsoft Office User" w:date="2024-10-22T20:52:00Z"/>
        </w:trPr>
        <w:tc>
          <w:tcPr>
            <w:tcW w:w="0" w:type="auto"/>
            <w:tcBorders>
              <w:top w:val="single" w:sz="2" w:space="0" w:color="auto"/>
              <w:left w:val="single" w:sz="2" w:space="0" w:color="auto"/>
              <w:bottom w:val="single" w:sz="2" w:space="0" w:color="000000"/>
              <w:right w:val="single" w:sz="2" w:space="0" w:color="auto"/>
            </w:tcBorders>
            <w:shd w:val="clear" w:color="auto" w:fill="FFFFFF"/>
            <w:vAlign w:val="center"/>
            <w:hideMark/>
          </w:tcPr>
          <w:p w14:paraId="01FBFEFF" w14:textId="4F40E8E1" w:rsidR="006E22ED" w:rsidRPr="006E22ED" w:rsidRDefault="006E22ED" w:rsidP="0000256F">
            <w:pPr>
              <w:spacing w:before="100" w:beforeAutospacing="1" w:after="100" w:afterAutospacing="1"/>
              <w:rPr>
                <w:ins w:id="16" w:author="Microsoft Office User" w:date="2024-10-22T20:52:00Z"/>
                <w:i/>
                <w:rPrChange w:id="17" w:author="Microsoft Office User" w:date="2024-10-22T20:52:00Z">
                  <w:rPr>
                    <w:ins w:id="18" w:author="Microsoft Office User" w:date="2024-10-22T20:52:00Z"/>
                  </w:rPr>
                </w:rPrChange>
              </w:rPr>
            </w:pPr>
            <w:ins w:id="19" w:author="Microsoft Office User" w:date="2024-10-22T20:52:00Z">
              <w:r w:rsidRPr="006E22ED">
                <w:rPr>
                  <w:rFonts w:ascii="MalgunGothic" w:hAnsi="MalgunGothic"/>
                  <w:i/>
                  <w:rPrChange w:id="20" w:author="Microsoft Office User" w:date="2024-10-22T20:52:00Z">
                    <w:rPr>
                      <w:rFonts w:ascii="MalgunGothic" w:hAnsi="MalgunGothic"/>
                    </w:rPr>
                  </w:rPrChange>
                </w:rPr>
                <w:t xml:space="preserve">Collin </w:t>
              </w:r>
              <w:proofErr w:type="spellStart"/>
              <w:r w:rsidRPr="006E22ED">
                <w:rPr>
                  <w:rFonts w:ascii="MalgunGothic" w:hAnsi="MalgunGothic"/>
                  <w:i/>
                  <w:rPrChange w:id="21" w:author="Microsoft Office User" w:date="2024-10-22T20:52:00Z">
                    <w:rPr>
                      <w:rFonts w:ascii="MalgunGothic" w:hAnsi="MalgunGothic"/>
                    </w:rPr>
                  </w:rPrChange>
                </w:rPr>
                <w:t>Cutrone</w:t>
              </w:r>
              <w:proofErr w:type="spellEnd"/>
              <w:r w:rsidRPr="006E22ED">
                <w:rPr>
                  <w:rFonts w:ascii="MalgunGothic" w:hAnsi="MalgunGothic"/>
                  <w:i/>
                  <w:rPrChange w:id="22" w:author="Microsoft Office User" w:date="2024-10-22T20:52:00Z">
                    <w:rPr>
                      <w:rFonts w:ascii="MalgunGothic" w:hAnsi="MalgunGothic"/>
                    </w:rPr>
                  </w:rPrChange>
                </w:rPr>
                <w:t xml:space="preserve"> McMichael, Mark McPherson, and Aaron </w:t>
              </w:r>
              <w:proofErr w:type="spellStart"/>
              <w:r w:rsidRPr="006E22ED">
                <w:rPr>
                  <w:rFonts w:ascii="MalgunGothic" w:hAnsi="MalgunGothic"/>
                  <w:i/>
                  <w:rPrChange w:id="23" w:author="Microsoft Office User" w:date="2024-10-22T20:52:00Z">
                    <w:rPr>
                      <w:rFonts w:ascii="MalgunGothic" w:hAnsi="MalgunGothic"/>
                    </w:rPr>
                  </w:rPrChange>
                </w:rPr>
                <w:t>Nordman</w:t>
              </w:r>
              <w:proofErr w:type="spellEnd"/>
              <w:r w:rsidRPr="006E22ED">
                <w:rPr>
                  <w:rFonts w:ascii="MalgunGothic" w:hAnsi="MalgunGothic"/>
                  <w:i/>
                  <w:rPrChange w:id="24" w:author="Microsoft Office User" w:date="2024-10-22T20:52:00Z">
                    <w:rPr>
                      <w:rFonts w:ascii="MalgunGothic" w:hAnsi="MalgunGothic"/>
                    </w:rPr>
                  </w:rPrChange>
                </w:rPr>
                <w:t xml:space="preserve"> September 2020). </w:t>
              </w:r>
            </w:ins>
          </w:p>
        </w:tc>
      </w:tr>
    </w:tbl>
    <w:p w14:paraId="0C9E4744" w14:textId="45C8B432" w:rsidR="006F19D4" w:rsidRDefault="006F19D4" w:rsidP="00341A2D">
      <w:pPr>
        <w:rPr>
          <w:rFonts w:ascii="MalgunGothic" w:hAnsi="MalgunGothic"/>
        </w:rPr>
      </w:pPr>
    </w:p>
    <w:p w14:paraId="721B2859" w14:textId="00D3D812" w:rsidR="0070089F" w:rsidRPr="002C2C98" w:rsidRDefault="0070089F" w:rsidP="0070089F">
      <w:pPr>
        <w:pStyle w:val="NormalWeb"/>
      </w:pPr>
      <w:r w:rsidRPr="002C2C98">
        <w:t xml:space="preserve">Goal </w:t>
      </w:r>
      <w:r w:rsidR="00FE04ED">
        <w:t>ENV</w:t>
      </w:r>
      <w:r w:rsidRPr="002C2C98">
        <w:t>-</w:t>
      </w:r>
      <w:r w:rsidR="00FE04ED">
        <w:t>1.</w:t>
      </w:r>
      <w:r w:rsidRPr="002C2C98">
        <w:t>1</w:t>
      </w:r>
    </w:p>
    <w:p w14:paraId="3563F786" w14:textId="3C9E3D12" w:rsidR="00C167E5" w:rsidRPr="002C2C98" w:rsidRDefault="006F19D4" w:rsidP="00C167E5">
      <w:pPr>
        <w:rPr>
          <w:ins w:id="25" w:author="Microsoft Office User" w:date="2024-10-22T21:50:00Z"/>
          <w:rFonts w:ascii="MalgunGothic" w:hAnsi="MalgunGothic"/>
        </w:rPr>
      </w:pPr>
      <w:del w:id="26" w:author="Microsoft Office User" w:date="2024-10-22T21:53:00Z">
        <w:r w:rsidRPr="006E22ED" w:rsidDel="0001549B">
          <w:rPr>
            <w:strike/>
            <w:rPrChange w:id="27" w:author="Microsoft Office User" w:date="2024-10-22T20:52:00Z">
              <w:rPr/>
            </w:rPrChange>
          </w:rPr>
          <w:delText>Trees help</w:delText>
        </w:r>
        <w:r w:rsidRPr="002C2C98" w:rsidDel="0001549B">
          <w:delText xml:space="preserve"> </w:delText>
        </w:r>
      </w:del>
      <w:ins w:id="28" w:author="Microsoft Office User" w:date="2024-10-22T20:52:00Z">
        <w:r w:rsidR="006E22ED">
          <w:t>M</w:t>
        </w:r>
      </w:ins>
      <w:del w:id="29" w:author="Microsoft Office User" w:date="2024-10-22T20:52:00Z">
        <w:r w:rsidRPr="002C2C98" w:rsidDel="006E22ED">
          <w:delText>m</w:delText>
        </w:r>
      </w:del>
      <w:r w:rsidRPr="002C2C98">
        <w:t xml:space="preserve">anage </w:t>
      </w:r>
      <w:ins w:id="30" w:author="Microsoft Office User" w:date="2024-10-22T20:53:00Z">
        <w:r w:rsidR="006E22ED">
          <w:rPr>
            <w:rFonts w:ascii="MalgunGothic" w:hAnsi="MalgunGothic"/>
          </w:rPr>
          <w:t>o</w:t>
        </w:r>
        <w:r w:rsidR="006E22ED" w:rsidRPr="002C2C98">
          <w:rPr>
            <w:rFonts w:ascii="MalgunGothic" w:hAnsi="MalgunGothic"/>
          </w:rPr>
          <w:t xml:space="preserve">ur </w:t>
        </w:r>
        <w:r w:rsidR="006E22ED" w:rsidRPr="00954366">
          <w:rPr>
            <w:rFonts w:ascii="MalgunGothic" w:hAnsi="MalgunGothic"/>
          </w:rPr>
          <w:t xml:space="preserve">urban “green infrastructure,” </w:t>
        </w:r>
        <w:r w:rsidR="006E22ED">
          <w:rPr>
            <w:rFonts w:ascii="MalgunGothic" w:hAnsi="MalgunGothic"/>
          </w:rPr>
          <w:t>as</w:t>
        </w:r>
        <w:r w:rsidR="006E22ED" w:rsidRPr="00954366">
          <w:rPr>
            <w:rFonts w:ascii="MalgunGothic" w:hAnsi="MalgunGothic"/>
          </w:rPr>
          <w:t xml:space="preserve"> an interconnected web of natural elements and spaces that </w:t>
        </w:r>
        <w:r w:rsidR="006E22ED" w:rsidRPr="002C2C98">
          <w:rPr>
            <w:rFonts w:ascii="MalgunGothic" w:hAnsi="MalgunGothic"/>
          </w:rPr>
          <w:t xml:space="preserve">should be evaluated and maintained </w:t>
        </w:r>
      </w:ins>
      <w:ins w:id="31" w:author="Microsoft Office User" w:date="2024-10-22T20:54:00Z">
        <w:r w:rsidR="006E22ED">
          <w:rPr>
            <w:rFonts w:ascii="MalgunGothic" w:hAnsi="MalgunGothic"/>
          </w:rPr>
          <w:t xml:space="preserve">to </w:t>
        </w:r>
      </w:ins>
      <w:ins w:id="32" w:author="Microsoft Office User" w:date="2024-10-22T21:56:00Z">
        <w:r w:rsidR="0001549B">
          <w:rPr>
            <w:rFonts w:ascii="MalgunGothic" w:hAnsi="MalgunGothic"/>
          </w:rPr>
          <w:t xml:space="preserve">continue to </w:t>
        </w:r>
      </w:ins>
      <w:ins w:id="33" w:author="Microsoft Office User" w:date="2024-10-22T20:54:00Z">
        <w:r w:rsidR="006E22ED">
          <w:rPr>
            <w:rFonts w:ascii="MalgunGothic" w:hAnsi="MalgunGothic"/>
          </w:rPr>
          <w:t>provide</w:t>
        </w:r>
      </w:ins>
      <w:ins w:id="34" w:author="Microsoft Office User" w:date="2024-10-22T20:53:00Z">
        <w:r w:rsidR="006E22ED" w:rsidRPr="00954366">
          <w:rPr>
            <w:rFonts w:ascii="MalgunGothic" w:hAnsi="MalgunGothic"/>
          </w:rPr>
          <w:t xml:space="preserve"> services such as storm water reduction, carbon </w:t>
        </w:r>
      </w:ins>
      <w:ins w:id="35" w:author="Microsoft Office User" w:date="2024-10-22T20:58:00Z">
        <w:r w:rsidR="002E0410">
          <w:rPr>
            <w:rFonts w:ascii="MalgunGothic" w:hAnsi="MalgunGothic"/>
          </w:rPr>
          <w:t xml:space="preserve">capture and </w:t>
        </w:r>
      </w:ins>
      <w:ins w:id="36" w:author="Microsoft Office User" w:date="2024-10-22T20:53:00Z">
        <w:r w:rsidR="006E22ED" w:rsidRPr="00954366">
          <w:rPr>
            <w:rFonts w:ascii="MalgunGothic" w:hAnsi="MalgunGothic"/>
          </w:rPr>
          <w:t xml:space="preserve">storage, </w:t>
        </w:r>
      </w:ins>
      <w:ins w:id="37" w:author="Microsoft Office User" w:date="2024-10-22T21:01:00Z">
        <w:r w:rsidR="002E0410">
          <w:rPr>
            <w:rFonts w:ascii="MalgunGothic" w:hAnsi="MalgunGothic"/>
          </w:rPr>
          <w:t xml:space="preserve">reduction of heat Island effect, </w:t>
        </w:r>
      </w:ins>
      <w:ins w:id="38" w:author="Microsoft Office User" w:date="2024-10-22T21:58:00Z">
        <w:r w:rsidR="0001549B">
          <w:rPr>
            <w:rFonts w:ascii="MalgunGothic" w:hAnsi="MalgunGothic"/>
          </w:rPr>
          <w:t xml:space="preserve">enhance </w:t>
        </w:r>
      </w:ins>
      <w:ins w:id="39" w:author="Microsoft Office User" w:date="2024-10-22T20:53:00Z">
        <w:r w:rsidR="006E22ED" w:rsidRPr="002C2C98">
          <w:rPr>
            <w:rFonts w:ascii="MalgunGothic" w:hAnsi="MalgunGothic"/>
          </w:rPr>
          <w:t>public health</w:t>
        </w:r>
      </w:ins>
      <w:ins w:id="40" w:author="Microsoft Office User" w:date="2024-10-22T21:58:00Z">
        <w:r w:rsidR="0001549B">
          <w:rPr>
            <w:rFonts w:ascii="MalgunGothic" w:hAnsi="MalgunGothic"/>
          </w:rPr>
          <w:t xml:space="preserve"> and</w:t>
        </w:r>
      </w:ins>
      <w:ins w:id="41" w:author="Microsoft Office User" w:date="2024-10-22T21:57:00Z">
        <w:r w:rsidR="0001549B">
          <w:rPr>
            <w:rFonts w:ascii="MalgunGothic" w:hAnsi="MalgunGothic"/>
          </w:rPr>
          <w:t xml:space="preserve"> </w:t>
        </w:r>
      </w:ins>
      <w:ins w:id="42" w:author="Microsoft Office User" w:date="2024-10-22T20:53:00Z">
        <w:r w:rsidR="006E22ED" w:rsidRPr="002C2C98">
          <w:rPr>
            <w:rFonts w:ascii="MalgunGothic" w:hAnsi="MalgunGothic"/>
          </w:rPr>
          <w:t>air quality</w:t>
        </w:r>
      </w:ins>
      <w:ins w:id="43" w:author="Microsoft Office User" w:date="2024-10-22T20:55:00Z">
        <w:r w:rsidR="006E22ED">
          <w:rPr>
            <w:rFonts w:ascii="MalgunGothic" w:hAnsi="MalgunGothic"/>
          </w:rPr>
          <w:t>,</w:t>
        </w:r>
      </w:ins>
      <w:ins w:id="44" w:author="Microsoft Office User" w:date="2024-10-22T20:59:00Z">
        <w:r w:rsidR="002E0410">
          <w:rPr>
            <w:rFonts w:ascii="MalgunGothic" w:hAnsi="MalgunGothic"/>
          </w:rPr>
          <w:t xml:space="preserve"> pollution removal,</w:t>
        </w:r>
      </w:ins>
      <w:ins w:id="45" w:author="Microsoft Office User" w:date="2024-10-22T21:00:00Z">
        <w:r w:rsidR="002E0410">
          <w:rPr>
            <w:rFonts w:ascii="MalgunGothic" w:hAnsi="MalgunGothic"/>
          </w:rPr>
          <w:t xml:space="preserve"> </w:t>
        </w:r>
      </w:ins>
      <w:ins w:id="46" w:author="Microsoft Office User" w:date="2024-10-22T21:01:00Z">
        <w:r w:rsidR="002E0410">
          <w:rPr>
            <w:rFonts w:ascii="MalgunGothic" w:hAnsi="MalgunGothic"/>
          </w:rPr>
          <w:t>prevent</w:t>
        </w:r>
      </w:ins>
      <w:ins w:id="47" w:author="Microsoft Office User" w:date="2024-10-22T21:54:00Z">
        <w:r w:rsidR="0001549B">
          <w:rPr>
            <w:rFonts w:ascii="MalgunGothic" w:hAnsi="MalgunGothic"/>
          </w:rPr>
          <w:t xml:space="preserve"> </w:t>
        </w:r>
      </w:ins>
      <w:ins w:id="48" w:author="Microsoft Office User" w:date="2024-10-22T21:01:00Z">
        <w:r w:rsidR="002E0410">
          <w:rPr>
            <w:rFonts w:ascii="MalgunGothic" w:hAnsi="MalgunGothic"/>
          </w:rPr>
          <w:t>road pavement fatigue</w:t>
        </w:r>
      </w:ins>
      <w:ins w:id="49" w:author="Microsoft Office User" w:date="2024-10-22T21:50:00Z">
        <w:r w:rsidR="00C167E5">
          <w:rPr>
            <w:rFonts w:ascii="MalgunGothic" w:hAnsi="MalgunGothic"/>
          </w:rPr>
          <w:t xml:space="preserve">, </w:t>
        </w:r>
      </w:ins>
      <w:ins w:id="50" w:author="Microsoft Office User" w:date="2024-10-22T21:58:00Z">
        <w:r w:rsidR="0001549B">
          <w:rPr>
            <w:rFonts w:ascii="MalgunGothic" w:hAnsi="MalgunGothic"/>
          </w:rPr>
          <w:t xml:space="preserve">decrease </w:t>
        </w:r>
      </w:ins>
      <w:ins w:id="51" w:author="Microsoft Office User" w:date="2024-10-22T21:50:00Z">
        <w:r w:rsidR="00C167E5">
          <w:rPr>
            <w:rFonts w:ascii="MalgunGothic" w:hAnsi="MalgunGothic"/>
          </w:rPr>
          <w:t>rainwater runoff, prevent road pavement fatigue and enhanc</w:t>
        </w:r>
      </w:ins>
      <w:ins w:id="52" w:author="Microsoft Office User" w:date="2024-10-22T21:54:00Z">
        <w:r w:rsidR="0001549B">
          <w:rPr>
            <w:rFonts w:ascii="MalgunGothic" w:hAnsi="MalgunGothic"/>
          </w:rPr>
          <w:t xml:space="preserve">e </w:t>
        </w:r>
      </w:ins>
      <w:ins w:id="53" w:author="Microsoft Office User" w:date="2024-10-22T21:50:00Z">
        <w:r w:rsidR="00C167E5">
          <w:rPr>
            <w:rFonts w:ascii="MalgunGothic" w:hAnsi="MalgunGothic"/>
          </w:rPr>
          <w:t xml:space="preserve">plant and animal health and habitats, </w:t>
        </w:r>
      </w:ins>
    </w:p>
    <w:p w14:paraId="05872C79" w14:textId="0F9DA59A" w:rsidR="006E22ED" w:rsidRPr="002C2C98" w:rsidRDefault="006E22ED" w:rsidP="006E22ED">
      <w:pPr>
        <w:rPr>
          <w:ins w:id="54" w:author="Microsoft Office User" w:date="2024-10-22T20:53:00Z"/>
          <w:rFonts w:ascii="MalgunGothic" w:hAnsi="MalgunGothic"/>
        </w:rPr>
      </w:pPr>
    </w:p>
    <w:p w14:paraId="1B562723" w14:textId="58619A86" w:rsidR="0070089F" w:rsidRPr="00F3568B" w:rsidDel="0001549B" w:rsidRDefault="006F19D4" w:rsidP="0070089F">
      <w:pPr>
        <w:pStyle w:val="NormalWeb"/>
        <w:rPr>
          <w:del w:id="55" w:author="Microsoft Office User" w:date="2024-10-22T21:54:00Z"/>
          <w:strike/>
          <w:rPrChange w:id="56" w:author="Microsoft Office User" w:date="2024-10-22T21:32:00Z">
            <w:rPr>
              <w:del w:id="57" w:author="Microsoft Office User" w:date="2024-10-22T21:54:00Z"/>
            </w:rPr>
          </w:rPrChange>
        </w:rPr>
      </w:pPr>
      <w:del w:id="58" w:author="Microsoft Office User" w:date="2024-10-22T21:54:00Z">
        <w:r w:rsidRPr="002C2C98" w:rsidDel="0001549B">
          <w:delText xml:space="preserve">rainwater runoff and provide green space, which is associated with positive impacts. </w:delText>
        </w:r>
        <w:commentRangeStart w:id="59"/>
        <w:r w:rsidRPr="006E22ED" w:rsidDel="0001549B">
          <w:rPr>
            <w:rFonts w:ascii="MalgunGothic" w:hAnsi="MalgunGothic"/>
            <w:strike/>
            <w:rPrChange w:id="60" w:author="Microsoft Office User" w:date="2024-10-22T20:50:00Z">
              <w:rPr>
                <w:rFonts w:ascii="MalgunGothic" w:hAnsi="MalgunGothic"/>
              </w:rPr>
            </w:rPrChange>
          </w:rPr>
          <w:delText>Forests deliver enormous utility-like benefits in cities and towns</w:delText>
        </w:r>
        <w:r w:rsidRPr="002C2C98" w:rsidDel="0001549B">
          <w:delText xml:space="preserve"> </w:delText>
        </w:r>
        <w:commentRangeEnd w:id="59"/>
        <w:r w:rsidR="006E22ED" w:rsidDel="0001549B">
          <w:rPr>
            <w:rStyle w:val="CommentReference"/>
          </w:rPr>
          <w:commentReference w:id="59"/>
        </w:r>
        <w:commentRangeStart w:id="61"/>
        <w:r w:rsidRPr="00F3568B" w:rsidDel="0001549B">
          <w:rPr>
            <w:strike/>
            <w:rPrChange w:id="62" w:author="Microsoft Office User" w:date="2024-10-22T21:32:00Z">
              <w:rPr/>
            </w:rPrChange>
          </w:rPr>
          <w:delText xml:space="preserve">A study in the Journal of Forestry puts the </w:delText>
        </w:r>
        <w:r w:rsidR="00F3568B" w:rsidRPr="00F3568B" w:rsidDel="0001549B">
          <w:rPr>
            <w:strike/>
            <w:rPrChange w:id="63" w:author="Microsoft Office User" w:date="2024-10-22T21:32:00Z">
              <w:rPr/>
            </w:rPrChange>
          </w:rPr>
          <w:fldChar w:fldCharType="begin"/>
        </w:r>
        <w:r w:rsidR="00F3568B" w:rsidRPr="00F3568B" w:rsidDel="0001549B">
          <w:rPr>
            <w:strike/>
            <w:rPrChange w:id="64" w:author="Microsoft Office User" w:date="2024-10-22T21:32:00Z">
              <w:rPr/>
            </w:rPrChange>
          </w:rPr>
          <w:delInstrText xml:space="preserve"> HYPERLINK "https://www.cityforestcredits.org/wp-content/uploads/2020/09/CFC-White-Paper-City-Forests-Function-Scale-and-Value-20200906.pdf" \t "_blank" </w:delInstrText>
        </w:r>
        <w:r w:rsidR="00F3568B" w:rsidRPr="00F3568B" w:rsidDel="0001549B">
          <w:rPr>
            <w:strike/>
            <w:rPrChange w:id="65" w:author="Microsoft Office User" w:date="2024-10-22T21:32:00Z">
              <w:rPr>
                <w:rStyle w:val="Hyperlink"/>
              </w:rPr>
            </w:rPrChange>
          </w:rPr>
          <w:fldChar w:fldCharType="separate"/>
        </w:r>
        <w:r w:rsidRPr="00F3568B" w:rsidDel="0001549B">
          <w:rPr>
            <w:rStyle w:val="Hyperlink"/>
            <w:strike/>
            <w:rPrChange w:id="66" w:author="Microsoft Office User" w:date="2024-10-22T21:32:00Z">
              <w:rPr>
                <w:rStyle w:val="Hyperlink"/>
              </w:rPr>
            </w:rPrChange>
          </w:rPr>
          <w:delText>benefits of urban trees in the U.S.</w:delText>
        </w:r>
        <w:r w:rsidR="00F3568B" w:rsidRPr="00F3568B" w:rsidDel="0001549B">
          <w:rPr>
            <w:rStyle w:val="Hyperlink"/>
            <w:strike/>
            <w:rPrChange w:id="67" w:author="Microsoft Office User" w:date="2024-10-22T21:32:00Z">
              <w:rPr>
                <w:rStyle w:val="Hyperlink"/>
              </w:rPr>
            </w:rPrChange>
          </w:rPr>
          <w:fldChar w:fldCharType="end"/>
        </w:r>
        <w:r w:rsidRPr="00F3568B" w:rsidDel="0001549B">
          <w:rPr>
            <w:strike/>
            <w:rPrChange w:id="68" w:author="Microsoft Office User" w:date="2024-10-22T21:32:00Z">
              <w:rPr/>
            </w:rPrChange>
          </w:rPr>
          <w:delText xml:space="preserve"> at a value of $18.3 billion annually.</w:delText>
        </w:r>
        <w:r w:rsidR="00BF0A25" w:rsidRPr="00F3568B" w:rsidDel="0001549B">
          <w:rPr>
            <w:strike/>
            <w:rPrChange w:id="69" w:author="Microsoft Office User" w:date="2024-10-22T21:32:00Z">
              <w:rPr/>
            </w:rPrChange>
          </w:rPr>
          <w:delText xml:space="preserve"> </w:delText>
        </w:r>
        <w:r w:rsidRPr="00F3568B" w:rsidDel="0001549B">
          <w:rPr>
            <w:strike/>
            <w:rPrChange w:id="70" w:author="Microsoft Office User" w:date="2024-10-22T21:32:00Z">
              <w:rPr/>
            </w:rPrChange>
          </w:rPr>
          <w:delText>Tree-lined streets and parks are part of the first line of defense in urban climate mitigation and adaptation and is an ecosystem asset.</w:delText>
        </w:r>
        <w:r w:rsidR="0070089F" w:rsidRPr="00F3568B" w:rsidDel="0001549B">
          <w:rPr>
            <w:rFonts w:ascii="MalgunGothic" w:hAnsi="MalgunGothic"/>
            <w:strike/>
            <w:rPrChange w:id="71" w:author="Microsoft Office User" w:date="2024-10-22T21:32:00Z">
              <w:rPr>
                <w:rFonts w:ascii="MalgunGothic" w:hAnsi="MalgunGothic"/>
              </w:rPr>
            </w:rPrChange>
          </w:rPr>
          <w:delText xml:space="preserve"> Urban forests deliver enormous utility-like benefits in cities and towns, in the larger regions around them, and in the global climate .</w:delText>
        </w:r>
        <w:commentRangeEnd w:id="61"/>
        <w:r w:rsidR="00F3568B" w:rsidDel="0001549B">
          <w:rPr>
            <w:rStyle w:val="CommentReference"/>
          </w:rPr>
          <w:commentReference w:id="61"/>
        </w:r>
      </w:del>
    </w:p>
    <w:p w14:paraId="4759A0E8" w14:textId="7BF9B440" w:rsidR="006F19D4" w:rsidRPr="002C2C98" w:rsidDel="0001549B" w:rsidRDefault="0070089F" w:rsidP="006F19D4">
      <w:pPr>
        <w:rPr>
          <w:del w:id="72" w:author="Microsoft Office User" w:date="2024-10-22T21:54:00Z"/>
        </w:rPr>
      </w:pPr>
      <w:del w:id="73" w:author="Microsoft Office User" w:date="2024-10-22T21:54:00Z">
        <w:r w:rsidRPr="002C2C98" w:rsidDel="0001549B">
          <w:delText xml:space="preserve">Goal </w:delText>
        </w:r>
        <w:r w:rsidR="00FE04ED" w:rsidDel="0001549B">
          <w:delText>ENV</w:delText>
        </w:r>
        <w:r w:rsidR="00FE04ED" w:rsidRPr="002C2C98" w:rsidDel="0001549B">
          <w:delText xml:space="preserve"> </w:delText>
        </w:r>
        <w:r w:rsidRPr="002C2C98" w:rsidDel="0001549B">
          <w:delText>-</w:delText>
        </w:r>
        <w:r w:rsidR="00FE04ED" w:rsidDel="0001549B">
          <w:delText>1.</w:delText>
        </w:r>
        <w:commentRangeStart w:id="74"/>
        <w:r w:rsidRPr="002C2C98" w:rsidDel="0001549B">
          <w:delText>2</w:delText>
        </w:r>
        <w:commentRangeEnd w:id="74"/>
        <w:r w:rsidR="006E22ED" w:rsidDel="0001549B">
          <w:rPr>
            <w:rStyle w:val="CommentReference"/>
          </w:rPr>
          <w:commentReference w:id="74"/>
        </w:r>
      </w:del>
    </w:p>
    <w:p w14:paraId="66053D0C" w14:textId="08F0B185" w:rsidR="0070089F" w:rsidRPr="006E22ED" w:rsidDel="0001549B" w:rsidRDefault="0070089F" w:rsidP="006F19D4">
      <w:pPr>
        <w:rPr>
          <w:del w:id="75" w:author="Microsoft Office User" w:date="2024-10-22T21:54:00Z"/>
          <w:rFonts w:ascii="MalgunGothic" w:hAnsi="MalgunGothic"/>
          <w:strike/>
          <w:rPrChange w:id="76" w:author="Microsoft Office User" w:date="2024-10-22T20:53:00Z">
            <w:rPr>
              <w:del w:id="77" w:author="Microsoft Office User" w:date="2024-10-22T21:54:00Z"/>
              <w:rFonts w:ascii="MalgunGothic" w:hAnsi="MalgunGothic"/>
            </w:rPr>
          </w:rPrChange>
        </w:rPr>
      </w:pPr>
      <w:del w:id="78" w:author="Microsoft Office User" w:date="2024-10-22T21:54:00Z">
        <w:r w:rsidRPr="006E22ED" w:rsidDel="0001549B">
          <w:rPr>
            <w:rFonts w:ascii="MalgunGothic" w:hAnsi="MalgunGothic"/>
            <w:strike/>
            <w:rPrChange w:id="79" w:author="Microsoft Office User" w:date="2024-10-22T20:53:00Z">
              <w:rPr>
                <w:rFonts w:ascii="MalgunGothic" w:hAnsi="MalgunGothic"/>
              </w:rPr>
            </w:rPrChange>
          </w:rPr>
          <w:delText xml:space="preserve">Our urban </w:delText>
        </w:r>
        <w:r w:rsidRPr="006E22ED" w:rsidDel="0001549B">
          <w:rPr>
            <w:rFonts w:ascii="MalgunGothic" w:hAnsi="MalgunGothic" w:hint="eastAsia"/>
            <w:strike/>
            <w:rPrChange w:id="80" w:author="Microsoft Office User" w:date="2024-10-22T20:53:00Z">
              <w:rPr>
                <w:rFonts w:ascii="MalgunGothic" w:hAnsi="MalgunGothic" w:hint="eastAsia"/>
              </w:rPr>
            </w:rPrChange>
          </w:rPr>
          <w:delText>“</w:delText>
        </w:r>
        <w:r w:rsidRPr="006E22ED" w:rsidDel="0001549B">
          <w:rPr>
            <w:rFonts w:ascii="MalgunGothic" w:hAnsi="MalgunGothic"/>
            <w:strike/>
            <w:rPrChange w:id="81" w:author="Microsoft Office User" w:date="2024-10-22T20:53:00Z">
              <w:rPr>
                <w:rFonts w:ascii="MalgunGothic" w:hAnsi="MalgunGothic"/>
              </w:rPr>
            </w:rPrChange>
          </w:rPr>
          <w:delText>green infrastructure,</w:delText>
        </w:r>
        <w:r w:rsidRPr="006E22ED" w:rsidDel="0001549B">
          <w:rPr>
            <w:rFonts w:ascii="MalgunGothic" w:hAnsi="MalgunGothic" w:hint="eastAsia"/>
            <w:strike/>
            <w:rPrChange w:id="82" w:author="Microsoft Office User" w:date="2024-10-22T20:53:00Z">
              <w:rPr>
                <w:rFonts w:ascii="MalgunGothic" w:hAnsi="MalgunGothic" w:hint="eastAsia"/>
              </w:rPr>
            </w:rPrChange>
          </w:rPr>
          <w:delText>”</w:delText>
        </w:r>
        <w:r w:rsidRPr="006E22ED" w:rsidDel="0001549B">
          <w:rPr>
            <w:rFonts w:ascii="MalgunGothic" w:hAnsi="MalgunGothic"/>
            <w:strike/>
            <w:rPrChange w:id="83" w:author="Microsoft Office User" w:date="2024-10-22T20:53:00Z">
              <w:rPr>
                <w:rFonts w:ascii="MalgunGothic" w:hAnsi="MalgunGothic"/>
              </w:rPr>
            </w:rPrChange>
          </w:rPr>
          <w:delText xml:space="preserve"> is an interconnected web of natural elements and spaces that should be evaluated and maintained and recognized as providing services such as </w:delText>
        </w:r>
        <w:r w:rsidR="007C52A4" w:rsidRPr="006E22ED" w:rsidDel="0001549B">
          <w:rPr>
            <w:rFonts w:ascii="MalgunGothic" w:hAnsi="MalgunGothic"/>
            <w:strike/>
            <w:rPrChange w:id="84" w:author="Microsoft Office User" w:date="2024-10-22T20:53:00Z">
              <w:rPr>
                <w:rFonts w:ascii="MalgunGothic" w:hAnsi="MalgunGothic"/>
              </w:rPr>
            </w:rPrChange>
          </w:rPr>
          <w:delText>storm water</w:delText>
        </w:r>
        <w:r w:rsidRPr="006E22ED" w:rsidDel="0001549B">
          <w:rPr>
            <w:rFonts w:ascii="MalgunGothic" w:hAnsi="MalgunGothic"/>
            <w:strike/>
            <w:rPrChange w:id="85" w:author="Microsoft Office User" w:date="2024-10-22T20:53:00Z">
              <w:rPr>
                <w:rFonts w:ascii="MalgunGothic" w:hAnsi="MalgunGothic"/>
              </w:rPr>
            </w:rPrChange>
          </w:rPr>
          <w:delText xml:space="preserve"> reduction, carbon storage, energy savings, public health benefits and air quality improvements.</w:delText>
        </w:r>
      </w:del>
    </w:p>
    <w:p w14:paraId="1B483C47" w14:textId="14D70294" w:rsidR="00BF0A25" w:rsidDel="0001549B" w:rsidRDefault="00BF0A25" w:rsidP="006F19D4">
      <w:pPr>
        <w:rPr>
          <w:del w:id="86" w:author="Microsoft Office User" w:date="2024-10-22T21:54:00Z"/>
        </w:rPr>
      </w:pPr>
    </w:p>
    <w:p w14:paraId="3147D34E" w14:textId="39F41C65" w:rsidR="002D3B3A" w:rsidRPr="002D3B3A" w:rsidDel="0001549B" w:rsidRDefault="002D3B3A" w:rsidP="006F19D4">
      <w:pPr>
        <w:rPr>
          <w:del w:id="87" w:author="Microsoft Office User" w:date="2024-10-22T21:54:00Z"/>
          <w:b/>
        </w:rPr>
      </w:pPr>
      <w:del w:id="88" w:author="Microsoft Office User" w:date="2024-10-22T21:54:00Z">
        <w:r w:rsidRPr="002D3B3A" w:rsidDel="0001549B">
          <w:rPr>
            <w:b/>
          </w:rPr>
          <w:delText>Goals</w:delText>
        </w:r>
      </w:del>
    </w:p>
    <w:p w14:paraId="6DB85D26" w14:textId="04EFCB9B" w:rsidR="00BF0A25" w:rsidRPr="002C2C98" w:rsidDel="0001549B" w:rsidRDefault="00BF0A25" w:rsidP="002D3B3A">
      <w:pPr>
        <w:rPr>
          <w:del w:id="89" w:author="Microsoft Office User" w:date="2024-10-22T21:54:00Z"/>
        </w:rPr>
      </w:pPr>
      <w:del w:id="90" w:author="Microsoft Office User" w:date="2024-10-22T21:54:00Z">
        <w:r w:rsidRPr="002C2C98" w:rsidDel="0001549B">
          <w:delText xml:space="preserve">Goal </w:delText>
        </w:r>
        <w:r w:rsidR="00FE04ED" w:rsidDel="0001549B">
          <w:delText>ENV</w:delText>
        </w:r>
        <w:r w:rsidR="00FE04ED" w:rsidRPr="002C2C98" w:rsidDel="0001549B">
          <w:delText xml:space="preserve"> </w:delText>
        </w:r>
        <w:r w:rsidRPr="002C2C98" w:rsidDel="0001549B">
          <w:delText>-</w:delText>
        </w:r>
        <w:r w:rsidR="00FE04ED" w:rsidDel="0001549B">
          <w:delText>1.</w:delText>
        </w:r>
        <w:r w:rsidRPr="002C2C98" w:rsidDel="0001549B">
          <w:delText>3</w:delText>
        </w:r>
      </w:del>
    </w:p>
    <w:p w14:paraId="1FB2BA6B" w14:textId="79B62A0C" w:rsidR="002C2C98" w:rsidRPr="002E0410" w:rsidDel="0001549B" w:rsidRDefault="002C2C98" w:rsidP="002D3B3A">
      <w:pPr>
        <w:pStyle w:val="ListParagraph"/>
        <w:numPr>
          <w:ilvl w:val="0"/>
          <w:numId w:val="2"/>
        </w:numPr>
        <w:rPr>
          <w:del w:id="91" w:author="Microsoft Office User" w:date="2024-10-22T21:54:00Z"/>
          <w:rFonts w:ascii="Constantia" w:eastAsia="Times New Roman" w:hAnsi="Constantia" w:cs="Times New Roman"/>
          <w:strike/>
          <w:rPrChange w:id="92" w:author="Microsoft Office User" w:date="2024-10-22T20:56:00Z">
            <w:rPr>
              <w:del w:id="93" w:author="Microsoft Office User" w:date="2024-10-22T21:54:00Z"/>
              <w:rFonts w:ascii="Constantia" w:eastAsia="Times New Roman" w:hAnsi="Constantia" w:cs="Times New Roman"/>
            </w:rPr>
          </w:rPrChange>
        </w:rPr>
      </w:pPr>
      <w:commentRangeStart w:id="94"/>
      <w:del w:id="95" w:author="Microsoft Office User" w:date="2024-10-22T21:54:00Z">
        <w:r w:rsidRPr="002E0410" w:rsidDel="0001549B">
          <w:rPr>
            <w:rFonts w:ascii="Constantia" w:eastAsia="Times New Roman" w:hAnsi="Constantia" w:cs="Times New Roman"/>
            <w:strike/>
            <w:rPrChange w:id="96" w:author="Microsoft Office User" w:date="2024-10-22T20:56:00Z">
              <w:rPr>
                <w:rFonts w:ascii="Constantia" w:eastAsia="Times New Roman" w:hAnsi="Constantia" w:cs="Times New Roman"/>
              </w:rPr>
            </w:rPrChange>
          </w:rPr>
          <w:delText xml:space="preserve">Recognize the Energy Savings. </w:delText>
        </w:r>
        <w:r w:rsidRPr="002E0410" w:rsidDel="0001549B">
          <w:rPr>
            <w:rFonts w:ascii="MalgunGothic" w:hAnsi="MalgunGothic"/>
            <w:strike/>
            <w:rPrChange w:id="97" w:author="Microsoft Office User" w:date="2024-10-22T20:56:00Z">
              <w:rPr>
                <w:rFonts w:ascii="MalgunGothic" w:hAnsi="MalgunGothic"/>
              </w:rPr>
            </w:rPrChange>
          </w:rPr>
          <w:delText>Trees planted in cities can dramatically reduce annual expenditures on air conditioning and heating by buffering against extreme temperatures, cold winds, and extreme weather.</w:delText>
        </w:r>
        <w:commentRangeEnd w:id="94"/>
        <w:r w:rsidR="002E0410" w:rsidDel="0001549B">
          <w:rPr>
            <w:rStyle w:val="CommentReference"/>
            <w:rFonts w:ascii="Times New Roman" w:eastAsia="Times New Roman" w:hAnsi="Times New Roman" w:cs="Times New Roman"/>
          </w:rPr>
          <w:commentReference w:id="94"/>
        </w:r>
      </w:del>
    </w:p>
    <w:p w14:paraId="554F1B8C" w14:textId="766518A6" w:rsidR="002C2C98" w:rsidRPr="006E22ED" w:rsidDel="0001549B" w:rsidRDefault="002C2C98" w:rsidP="002C2C98">
      <w:pPr>
        <w:pStyle w:val="ListParagraph"/>
        <w:numPr>
          <w:ilvl w:val="0"/>
          <w:numId w:val="2"/>
        </w:numPr>
        <w:spacing w:before="100" w:beforeAutospacing="1" w:after="100" w:afterAutospacing="1"/>
        <w:rPr>
          <w:del w:id="98" w:author="Microsoft Office User" w:date="2024-10-22T21:54:00Z"/>
          <w:rFonts w:ascii="Constantia" w:eastAsia="Times New Roman" w:hAnsi="Constantia" w:cs="Times New Roman"/>
          <w:strike/>
          <w:rPrChange w:id="99" w:author="Microsoft Office User" w:date="2024-10-22T20:55:00Z">
            <w:rPr>
              <w:del w:id="100" w:author="Microsoft Office User" w:date="2024-10-22T21:54:00Z"/>
              <w:rFonts w:ascii="Constantia" w:eastAsia="Times New Roman" w:hAnsi="Constantia" w:cs="Times New Roman"/>
            </w:rPr>
          </w:rPrChange>
        </w:rPr>
      </w:pPr>
      <w:commentRangeStart w:id="101"/>
      <w:del w:id="102" w:author="Microsoft Office User" w:date="2024-10-22T21:54:00Z">
        <w:r w:rsidRPr="006E22ED" w:rsidDel="0001549B">
          <w:rPr>
            <w:rFonts w:ascii="Constantia" w:eastAsia="Times New Roman" w:hAnsi="Constantia" w:cs="Times New Roman"/>
            <w:strike/>
            <w:rPrChange w:id="103" w:author="Microsoft Office User" w:date="2024-10-22T20:55:00Z">
              <w:rPr>
                <w:rFonts w:ascii="Constantia" w:eastAsia="Times New Roman" w:hAnsi="Constantia" w:cs="Times New Roman"/>
              </w:rPr>
            </w:rPrChange>
          </w:rPr>
          <w:delText xml:space="preserve">Recognize the role of </w:delText>
        </w:r>
        <w:r w:rsidR="007C52A4" w:rsidRPr="006E22ED" w:rsidDel="0001549B">
          <w:rPr>
            <w:rFonts w:ascii="Constantia" w:eastAsia="Times New Roman" w:hAnsi="Constantia" w:cs="Times New Roman"/>
            <w:strike/>
            <w:rPrChange w:id="104" w:author="Microsoft Office User" w:date="2024-10-22T20:55:00Z">
              <w:rPr>
                <w:rFonts w:ascii="Constantia" w:eastAsia="Times New Roman" w:hAnsi="Constantia" w:cs="Times New Roman"/>
              </w:rPr>
            </w:rPrChange>
          </w:rPr>
          <w:delText>Storm water</w:delText>
        </w:r>
        <w:r w:rsidRPr="006E22ED" w:rsidDel="0001549B">
          <w:rPr>
            <w:rFonts w:ascii="Constantia" w:eastAsia="Times New Roman" w:hAnsi="Constantia" w:cs="Times New Roman"/>
            <w:strike/>
            <w:rPrChange w:id="105" w:author="Microsoft Office User" w:date="2024-10-22T20:55:00Z">
              <w:rPr>
                <w:rFonts w:ascii="Constantia" w:eastAsia="Times New Roman" w:hAnsi="Constantia" w:cs="Times New Roman"/>
              </w:rPr>
            </w:rPrChange>
          </w:rPr>
          <w:delText xml:space="preserve"> Management. </w:delText>
        </w:r>
        <w:r w:rsidRPr="006E22ED" w:rsidDel="0001549B">
          <w:rPr>
            <w:rFonts w:ascii="Times New Roman" w:eastAsia="Times New Roman" w:hAnsi="Times New Roman" w:cs="Times New Roman"/>
            <w:strike/>
            <w:rPrChange w:id="106" w:author="Microsoft Office User" w:date="2024-10-22T20:55:00Z">
              <w:rPr>
                <w:rFonts w:ascii="Times New Roman" w:eastAsia="Times New Roman" w:hAnsi="Times New Roman" w:cs="Times New Roman"/>
              </w:rPr>
            </w:rPrChange>
          </w:rPr>
          <w:delText xml:space="preserve">Urban forest can reduce annual </w:delText>
        </w:r>
        <w:r w:rsidR="007C52A4" w:rsidRPr="006E22ED" w:rsidDel="0001549B">
          <w:rPr>
            <w:rFonts w:ascii="Times New Roman" w:eastAsia="Times New Roman" w:hAnsi="Times New Roman" w:cs="Times New Roman"/>
            <w:strike/>
            <w:rPrChange w:id="107" w:author="Microsoft Office User" w:date="2024-10-22T20:55:00Z">
              <w:rPr>
                <w:rFonts w:ascii="Times New Roman" w:eastAsia="Times New Roman" w:hAnsi="Times New Roman" w:cs="Times New Roman"/>
              </w:rPr>
            </w:rPrChange>
          </w:rPr>
          <w:delText>storm water</w:delText>
        </w:r>
        <w:r w:rsidRPr="006E22ED" w:rsidDel="0001549B">
          <w:rPr>
            <w:rFonts w:ascii="Times New Roman" w:eastAsia="Times New Roman" w:hAnsi="Times New Roman" w:cs="Times New Roman"/>
            <w:strike/>
            <w:rPrChange w:id="108" w:author="Microsoft Office User" w:date="2024-10-22T20:55:00Z">
              <w:rPr>
                <w:rFonts w:ascii="Times New Roman" w:eastAsia="Times New Roman" w:hAnsi="Times New Roman" w:cs="Times New Roman"/>
              </w:rPr>
            </w:rPrChange>
          </w:rPr>
          <w:delText xml:space="preserve"> runoff by 2-7% and a mature tree can store 50-100 gallons of water during large storms</w:delText>
        </w:r>
        <w:commentRangeEnd w:id="101"/>
        <w:r w:rsidR="006E22ED" w:rsidDel="0001549B">
          <w:rPr>
            <w:rStyle w:val="CommentReference"/>
            <w:rFonts w:ascii="Times New Roman" w:eastAsia="Times New Roman" w:hAnsi="Times New Roman" w:cs="Times New Roman"/>
          </w:rPr>
          <w:commentReference w:id="101"/>
        </w:r>
      </w:del>
    </w:p>
    <w:p w14:paraId="6F5902B8" w14:textId="2F191DA6" w:rsidR="002C2C98" w:rsidRPr="002E0410" w:rsidDel="0001549B" w:rsidRDefault="002C2C98" w:rsidP="00F23EE9">
      <w:pPr>
        <w:pStyle w:val="ListParagraph"/>
        <w:numPr>
          <w:ilvl w:val="0"/>
          <w:numId w:val="2"/>
        </w:numPr>
        <w:spacing w:before="100" w:beforeAutospacing="1" w:after="100" w:afterAutospacing="1"/>
        <w:rPr>
          <w:del w:id="109" w:author="Microsoft Office User" w:date="2024-10-22T21:54:00Z"/>
          <w:rFonts w:ascii="Constantia" w:eastAsia="Times New Roman" w:hAnsi="Constantia" w:cs="Times New Roman"/>
          <w:strike/>
          <w:rPrChange w:id="110" w:author="Microsoft Office User" w:date="2024-10-22T20:57:00Z">
            <w:rPr>
              <w:del w:id="111" w:author="Microsoft Office User" w:date="2024-10-22T21:54:00Z"/>
              <w:rFonts w:ascii="Constantia" w:eastAsia="Times New Roman" w:hAnsi="Constantia" w:cs="Times New Roman"/>
            </w:rPr>
          </w:rPrChange>
        </w:rPr>
      </w:pPr>
      <w:commentRangeStart w:id="112"/>
      <w:del w:id="113" w:author="Microsoft Office User" w:date="2024-10-22T21:54:00Z">
        <w:r w:rsidRPr="002E0410" w:rsidDel="0001549B">
          <w:rPr>
            <w:rFonts w:ascii="Times New Roman" w:eastAsia="Times New Roman" w:hAnsi="Times New Roman" w:cs="Times New Roman"/>
            <w:strike/>
            <w:rPrChange w:id="114" w:author="Microsoft Office User" w:date="2024-10-22T20:57:00Z">
              <w:rPr>
                <w:rFonts w:ascii="Times New Roman" w:eastAsia="Times New Roman" w:hAnsi="Times New Roman" w:cs="Times New Roman"/>
              </w:rPr>
            </w:rPrChange>
          </w:rPr>
          <w:delText xml:space="preserve">Recognize the role of </w:delText>
        </w:r>
        <w:r w:rsidRPr="002E0410" w:rsidDel="0001549B">
          <w:rPr>
            <w:rFonts w:ascii="Constantia" w:eastAsia="Times New Roman" w:hAnsi="Constantia" w:cs="Times New Roman"/>
            <w:strike/>
            <w:rPrChange w:id="115" w:author="Microsoft Office User" w:date="2024-10-22T20:57:00Z">
              <w:rPr>
                <w:rFonts w:ascii="Constantia" w:eastAsia="Times New Roman" w:hAnsi="Constantia" w:cs="Times New Roman"/>
              </w:rPr>
            </w:rPrChange>
          </w:rPr>
          <w:delText xml:space="preserve">Energy Savings. </w:delText>
        </w:r>
        <w:r w:rsidRPr="002E0410" w:rsidDel="0001549B">
          <w:rPr>
            <w:rFonts w:ascii="MalgunGothic" w:hAnsi="MalgunGothic"/>
            <w:strike/>
            <w:rPrChange w:id="116" w:author="Microsoft Office User" w:date="2024-10-22T20:57:00Z">
              <w:rPr>
                <w:rFonts w:ascii="MalgunGothic" w:hAnsi="MalgunGothic"/>
              </w:rPr>
            </w:rPrChange>
          </w:rPr>
          <w:delText>Trees planted in cities can dramatically reduce annual expenditures on air conditioning and heating by buffering against extreme temperatures, cold winds, and extreme weather</w:delText>
        </w:r>
        <w:commentRangeEnd w:id="112"/>
        <w:r w:rsidR="002E0410" w:rsidDel="0001549B">
          <w:rPr>
            <w:rStyle w:val="CommentReference"/>
            <w:rFonts w:ascii="Times New Roman" w:eastAsia="Times New Roman" w:hAnsi="Times New Roman" w:cs="Times New Roman"/>
          </w:rPr>
          <w:commentReference w:id="112"/>
        </w:r>
      </w:del>
    </w:p>
    <w:p w14:paraId="6B665836" w14:textId="7AFD40DA" w:rsidR="00BF0A25" w:rsidRPr="002E0410" w:rsidDel="0001549B" w:rsidRDefault="00BF0A25" w:rsidP="002C2C98">
      <w:pPr>
        <w:pStyle w:val="ListParagraph"/>
        <w:numPr>
          <w:ilvl w:val="0"/>
          <w:numId w:val="2"/>
        </w:numPr>
        <w:rPr>
          <w:del w:id="117" w:author="Microsoft Office User" w:date="2024-10-22T21:54:00Z"/>
          <w:rFonts w:ascii="Times New Roman" w:eastAsia="Times New Roman" w:hAnsi="Times New Roman" w:cs="Times New Roman"/>
          <w:strike/>
          <w:rPrChange w:id="118" w:author="Microsoft Office User" w:date="2024-10-22T20:57:00Z">
            <w:rPr>
              <w:del w:id="119" w:author="Microsoft Office User" w:date="2024-10-22T21:54:00Z"/>
              <w:rFonts w:ascii="Times New Roman" w:eastAsia="Times New Roman" w:hAnsi="Times New Roman" w:cs="Times New Roman"/>
            </w:rPr>
          </w:rPrChange>
        </w:rPr>
      </w:pPr>
      <w:commentRangeStart w:id="120"/>
      <w:del w:id="121" w:author="Microsoft Office User" w:date="2024-10-22T21:54:00Z">
        <w:r w:rsidRPr="002E0410" w:rsidDel="0001549B">
          <w:rPr>
            <w:rFonts w:ascii="Times New Roman" w:eastAsia="Times New Roman" w:hAnsi="Times New Roman" w:cs="Times New Roman"/>
            <w:strike/>
            <w:rPrChange w:id="122" w:author="Microsoft Office User" w:date="2024-10-22T20:57:00Z">
              <w:rPr>
                <w:rFonts w:ascii="Times New Roman" w:eastAsia="Times New Roman" w:hAnsi="Times New Roman" w:cs="Times New Roman"/>
              </w:rPr>
            </w:rPrChange>
          </w:rPr>
          <w:delText xml:space="preserve">Recognize the value </w:delText>
        </w:r>
        <w:r w:rsidR="002C2C98" w:rsidRPr="002E0410" w:rsidDel="0001549B">
          <w:rPr>
            <w:rFonts w:ascii="Times New Roman" w:eastAsia="Times New Roman" w:hAnsi="Times New Roman" w:cs="Times New Roman"/>
            <w:strike/>
            <w:rPrChange w:id="123" w:author="Microsoft Office User" w:date="2024-10-22T20:57:00Z">
              <w:rPr>
                <w:rFonts w:ascii="Times New Roman" w:eastAsia="Times New Roman" w:hAnsi="Times New Roman" w:cs="Times New Roman"/>
              </w:rPr>
            </w:rPrChange>
          </w:rPr>
          <w:delText>of</w:delText>
        </w:r>
        <w:r w:rsidRPr="002E0410" w:rsidDel="0001549B">
          <w:rPr>
            <w:rFonts w:ascii="Times New Roman" w:eastAsia="Times New Roman" w:hAnsi="Times New Roman" w:cs="Times New Roman"/>
            <w:strike/>
            <w:rPrChange w:id="124" w:author="Microsoft Office User" w:date="2024-10-22T20:57:00Z">
              <w:rPr>
                <w:rFonts w:ascii="Times New Roman" w:eastAsia="Times New Roman" w:hAnsi="Times New Roman" w:cs="Times New Roman"/>
              </w:rPr>
            </w:rPrChange>
          </w:rPr>
          <w:delText xml:space="preserve"> capture and storage of carbon</w:delText>
        </w:r>
        <w:r w:rsidR="002C2C98" w:rsidRPr="002E0410" w:rsidDel="0001549B">
          <w:rPr>
            <w:rFonts w:ascii="Times New Roman" w:eastAsia="Times New Roman" w:hAnsi="Times New Roman" w:cs="Times New Roman"/>
            <w:strike/>
            <w:rPrChange w:id="125" w:author="Microsoft Office User" w:date="2024-10-22T20:57:00Z">
              <w:rPr>
                <w:rFonts w:ascii="Times New Roman" w:eastAsia="Times New Roman" w:hAnsi="Times New Roman" w:cs="Times New Roman"/>
              </w:rPr>
            </w:rPrChange>
          </w:rPr>
          <w:delText xml:space="preserve">. </w:delText>
        </w:r>
        <w:r w:rsidRPr="002E0410" w:rsidDel="0001549B">
          <w:rPr>
            <w:rFonts w:ascii="MalgunGothic" w:eastAsia="Times New Roman" w:hAnsi="MalgunGothic" w:cs="Times New Roman"/>
            <w:strike/>
            <w:rPrChange w:id="126" w:author="Microsoft Office User" w:date="2024-10-22T20:57:00Z">
              <w:rPr>
                <w:rFonts w:ascii="MalgunGothic" w:eastAsia="Times New Roman" w:hAnsi="MalgunGothic" w:cs="Times New Roman"/>
              </w:rPr>
            </w:rPrChange>
          </w:rPr>
          <w:delText xml:space="preserve">The continuous expanse of all urban trees in the United States store about 770 million tons of carbon valued at $14.3 billion. </w:delText>
        </w:r>
        <w:commentRangeEnd w:id="120"/>
        <w:r w:rsidR="002E0410" w:rsidDel="0001549B">
          <w:rPr>
            <w:rStyle w:val="CommentReference"/>
            <w:rFonts w:ascii="Times New Roman" w:eastAsia="Times New Roman" w:hAnsi="Times New Roman" w:cs="Times New Roman"/>
          </w:rPr>
          <w:commentReference w:id="120"/>
        </w:r>
      </w:del>
    </w:p>
    <w:p w14:paraId="47638EFD" w14:textId="6B3B293D" w:rsidR="002D3B3A" w:rsidRPr="002E0410" w:rsidDel="0001549B" w:rsidRDefault="002C2C98" w:rsidP="002D3B3A">
      <w:pPr>
        <w:pStyle w:val="ListParagraph"/>
        <w:numPr>
          <w:ilvl w:val="0"/>
          <w:numId w:val="2"/>
        </w:numPr>
        <w:rPr>
          <w:del w:id="127" w:author="Microsoft Office User" w:date="2024-10-22T21:54:00Z"/>
          <w:rFonts w:ascii="Times New Roman" w:eastAsia="Times New Roman" w:hAnsi="Times New Roman" w:cs="Times New Roman"/>
          <w:strike/>
          <w:rPrChange w:id="128" w:author="Microsoft Office User" w:date="2024-10-22T20:59:00Z">
            <w:rPr>
              <w:del w:id="129" w:author="Microsoft Office User" w:date="2024-10-22T21:54:00Z"/>
              <w:rFonts w:ascii="Times New Roman" w:eastAsia="Times New Roman" w:hAnsi="Times New Roman" w:cs="Times New Roman"/>
            </w:rPr>
          </w:rPrChange>
        </w:rPr>
      </w:pPr>
      <w:commentRangeStart w:id="130"/>
      <w:del w:id="131" w:author="Microsoft Office User" w:date="2024-10-22T21:54:00Z">
        <w:r w:rsidRPr="002E0410" w:rsidDel="0001549B">
          <w:rPr>
            <w:rFonts w:ascii="Constantia" w:eastAsia="Times New Roman" w:hAnsi="Constantia" w:cs="Times New Roman"/>
            <w:strike/>
            <w:rPrChange w:id="132" w:author="Microsoft Office User" w:date="2024-10-22T20:59:00Z">
              <w:rPr>
                <w:rFonts w:ascii="Constantia" w:eastAsia="Times New Roman" w:hAnsi="Constantia" w:cs="Times New Roman"/>
              </w:rPr>
            </w:rPrChange>
          </w:rPr>
          <w:delText xml:space="preserve">Recognize the value of the role of urban forests in air pollution removal. </w:delText>
        </w:r>
        <w:r w:rsidRPr="002E0410" w:rsidDel="0001549B">
          <w:rPr>
            <w:rFonts w:ascii="MalgunGothic" w:eastAsia="Times New Roman" w:hAnsi="MalgunGothic" w:cs="Times New Roman"/>
            <w:strike/>
            <w:rPrChange w:id="133" w:author="Microsoft Office User" w:date="2024-10-22T20:59:00Z">
              <w:rPr>
                <w:rFonts w:ascii="MalgunGothic" w:eastAsia="Times New Roman" w:hAnsi="MalgunGothic" w:cs="Times New Roman"/>
              </w:rPr>
            </w:rPrChange>
          </w:rPr>
          <w:delText xml:space="preserve">Trees are capable of removing pollutants such as ozone, nitrogen dioxide, sulfur dioxide, and particulate matter from the air. </w:delText>
        </w:r>
        <w:commentRangeEnd w:id="130"/>
        <w:r w:rsidR="002E0410" w:rsidDel="0001549B">
          <w:rPr>
            <w:rStyle w:val="CommentReference"/>
            <w:rFonts w:ascii="Times New Roman" w:eastAsia="Times New Roman" w:hAnsi="Times New Roman" w:cs="Times New Roman"/>
          </w:rPr>
          <w:commentReference w:id="130"/>
        </w:r>
      </w:del>
    </w:p>
    <w:p w14:paraId="21B3D170" w14:textId="2F0C9FD4" w:rsidR="00F23EE9" w:rsidRPr="002E0410" w:rsidDel="0001549B" w:rsidRDefault="002C2C98" w:rsidP="002D3B3A">
      <w:pPr>
        <w:pStyle w:val="ListParagraph"/>
        <w:numPr>
          <w:ilvl w:val="0"/>
          <w:numId w:val="2"/>
        </w:numPr>
        <w:spacing w:before="2" w:after="2"/>
        <w:rPr>
          <w:del w:id="134" w:author="Microsoft Office User" w:date="2024-10-22T21:54:00Z"/>
          <w:rFonts w:ascii="Times New Roman" w:eastAsia="Times New Roman" w:hAnsi="Times New Roman" w:cs="Times New Roman"/>
          <w:strike/>
          <w:rPrChange w:id="135" w:author="Microsoft Office User" w:date="2024-10-22T21:02:00Z">
            <w:rPr>
              <w:del w:id="136" w:author="Microsoft Office User" w:date="2024-10-22T21:54:00Z"/>
              <w:rFonts w:ascii="Times New Roman" w:eastAsia="Times New Roman" w:hAnsi="Times New Roman" w:cs="Times New Roman"/>
            </w:rPr>
          </w:rPrChange>
        </w:rPr>
      </w:pPr>
      <w:commentRangeStart w:id="137"/>
      <w:del w:id="138" w:author="Microsoft Office User" w:date="2024-10-22T21:54:00Z">
        <w:r w:rsidRPr="002E0410" w:rsidDel="0001549B">
          <w:rPr>
            <w:rFonts w:ascii="Times New Roman" w:eastAsia="Times New Roman" w:hAnsi="Times New Roman" w:cs="Times New Roman"/>
            <w:strike/>
            <w:rPrChange w:id="139" w:author="Microsoft Office User" w:date="2024-10-22T21:02:00Z">
              <w:rPr>
                <w:rFonts w:ascii="Times New Roman" w:eastAsia="Times New Roman" w:hAnsi="Times New Roman" w:cs="Times New Roman"/>
              </w:rPr>
            </w:rPrChange>
          </w:rPr>
          <w:delText xml:space="preserve">Recognize </w:delText>
        </w:r>
        <w:r w:rsidRPr="002E0410" w:rsidDel="0001549B">
          <w:rPr>
            <w:strike/>
            <w:rPrChange w:id="140" w:author="Microsoft Office User" w:date="2024-10-22T21:02:00Z">
              <w:rPr/>
            </w:rPrChange>
          </w:rPr>
          <w:delText>Reducing the Heat Island Effects. Trees and vegetation lower surface and air temperatures by providing shade and through evapotranspiration. Shaded surfaces may be 20-45% cooler than the peak temperatures of unshaded material. Evapotranspiration can help reduce summer temperatures by 2-9 degrees.</w:delText>
        </w:r>
        <w:r w:rsidR="00F23EE9" w:rsidRPr="002E0410" w:rsidDel="0001549B">
          <w:rPr>
            <w:strike/>
            <w:rPrChange w:id="141" w:author="Microsoft Office User" w:date="2024-10-22T21:02:00Z">
              <w:rPr/>
            </w:rPrChange>
          </w:rPr>
          <w:delText xml:space="preserve"> </w:delText>
        </w:r>
      </w:del>
    </w:p>
    <w:p w14:paraId="46FEFCFD" w14:textId="48DA05CD" w:rsidR="00BF0A25" w:rsidRPr="002E0410" w:rsidDel="0001549B" w:rsidRDefault="00F23EE9" w:rsidP="00F23EE9">
      <w:pPr>
        <w:pStyle w:val="ListParagraph"/>
        <w:numPr>
          <w:ilvl w:val="0"/>
          <w:numId w:val="3"/>
        </w:numPr>
        <w:rPr>
          <w:del w:id="142" w:author="Microsoft Office User" w:date="2024-10-22T21:54:00Z"/>
          <w:strike/>
          <w:rPrChange w:id="143" w:author="Microsoft Office User" w:date="2024-10-22T21:02:00Z">
            <w:rPr>
              <w:del w:id="144" w:author="Microsoft Office User" w:date="2024-10-22T21:54:00Z"/>
            </w:rPr>
          </w:rPrChange>
        </w:rPr>
      </w:pPr>
      <w:del w:id="145" w:author="Microsoft Office User" w:date="2024-10-22T21:54:00Z">
        <w:r w:rsidRPr="002E0410" w:rsidDel="0001549B">
          <w:rPr>
            <w:strike/>
            <w:rPrChange w:id="146" w:author="Microsoft Office User" w:date="2024-10-22T21:02:00Z">
              <w:rPr/>
            </w:rPrChange>
          </w:rPr>
          <w:delText xml:space="preserve">Recognize Reduction of road maintenance costs. Tree shade has been proven to reduce pavement fatigue, cracking rutting shoving and other distress, saving on repair costs. </w:delText>
        </w:r>
        <w:commentRangeEnd w:id="137"/>
        <w:r w:rsidR="002E0410" w:rsidDel="0001549B">
          <w:rPr>
            <w:rStyle w:val="CommentReference"/>
            <w:rFonts w:ascii="Times New Roman" w:eastAsia="Times New Roman" w:hAnsi="Times New Roman" w:cs="Times New Roman"/>
          </w:rPr>
          <w:commentReference w:id="137"/>
        </w:r>
      </w:del>
    </w:p>
    <w:p w14:paraId="3754BEEE" w14:textId="31A156E4" w:rsidR="002C2C98" w:rsidRPr="002E0410" w:rsidDel="0001549B" w:rsidRDefault="002C2C98" w:rsidP="002C2C98">
      <w:pPr>
        <w:pStyle w:val="ListParagraph"/>
        <w:numPr>
          <w:ilvl w:val="0"/>
          <w:numId w:val="2"/>
        </w:numPr>
        <w:rPr>
          <w:del w:id="147" w:author="Microsoft Office User" w:date="2024-10-22T21:54:00Z"/>
          <w:rFonts w:ascii="Times New Roman" w:eastAsia="Times New Roman" w:hAnsi="Times New Roman" w:cs="Times New Roman"/>
          <w:strike/>
          <w:rPrChange w:id="148" w:author="Microsoft Office User" w:date="2024-10-22T21:03:00Z">
            <w:rPr>
              <w:del w:id="149" w:author="Microsoft Office User" w:date="2024-10-22T21:54:00Z"/>
              <w:rFonts w:ascii="Times New Roman" w:eastAsia="Times New Roman" w:hAnsi="Times New Roman" w:cs="Times New Roman"/>
            </w:rPr>
          </w:rPrChange>
        </w:rPr>
      </w:pPr>
      <w:commentRangeStart w:id="150"/>
      <w:del w:id="151" w:author="Microsoft Office User" w:date="2024-10-22T21:54:00Z">
        <w:r w:rsidRPr="002E0410" w:rsidDel="0001549B">
          <w:rPr>
            <w:strike/>
            <w:rPrChange w:id="152" w:author="Microsoft Office User" w:date="2024-10-22T21:03:00Z">
              <w:rPr/>
            </w:rPrChange>
          </w:rPr>
          <w:delText xml:space="preserve">Recognize the role of </w:delText>
        </w:r>
        <w:r w:rsidRPr="002E0410" w:rsidDel="0001549B">
          <w:rPr>
            <w:rFonts w:ascii="Constantia" w:eastAsia="Times New Roman" w:hAnsi="Constantia" w:cs="Times New Roman"/>
            <w:strike/>
            <w:rPrChange w:id="153" w:author="Microsoft Office User" w:date="2024-10-22T21:03:00Z">
              <w:rPr>
                <w:rFonts w:ascii="Constantia" w:eastAsia="Times New Roman" w:hAnsi="Constantia" w:cs="Times New Roman"/>
              </w:rPr>
            </w:rPrChange>
          </w:rPr>
          <w:delText xml:space="preserve">Water Quality. </w:delText>
        </w:r>
        <w:r w:rsidRPr="002E0410" w:rsidDel="0001549B">
          <w:rPr>
            <w:rFonts w:ascii="MalgunGothic" w:eastAsia="Times New Roman" w:hAnsi="MalgunGothic" w:cs="Times New Roman"/>
            <w:strike/>
            <w:rPrChange w:id="154" w:author="Microsoft Office User" w:date="2024-10-22T21:03:00Z">
              <w:rPr>
                <w:rFonts w:ascii="MalgunGothic" w:eastAsia="Times New Roman" w:hAnsi="MalgunGothic" w:cs="Times New Roman"/>
              </w:rPr>
            </w:rPrChange>
          </w:rPr>
          <w:delText xml:space="preserve">Trees reduce runoff, rainfall intensity, and impacts on </w:delText>
        </w:r>
        <w:r w:rsidR="007C52A4" w:rsidRPr="002E0410" w:rsidDel="0001549B">
          <w:rPr>
            <w:rFonts w:ascii="MalgunGothic" w:eastAsia="Times New Roman" w:hAnsi="MalgunGothic" w:cs="Times New Roman"/>
            <w:strike/>
            <w:rPrChange w:id="155" w:author="Microsoft Office User" w:date="2024-10-22T21:03:00Z">
              <w:rPr>
                <w:rFonts w:ascii="MalgunGothic" w:eastAsia="Times New Roman" w:hAnsi="MalgunGothic" w:cs="Times New Roman"/>
              </w:rPr>
            </w:rPrChange>
          </w:rPr>
          <w:delText>storm water</w:delText>
        </w:r>
        <w:r w:rsidRPr="002E0410" w:rsidDel="0001549B">
          <w:rPr>
            <w:rFonts w:ascii="MalgunGothic" w:eastAsia="Times New Roman" w:hAnsi="MalgunGothic" w:cs="Times New Roman"/>
            <w:strike/>
            <w:rPrChange w:id="156" w:author="Microsoft Office User" w:date="2024-10-22T21:03:00Z">
              <w:rPr>
                <w:rFonts w:ascii="MalgunGothic" w:eastAsia="Times New Roman" w:hAnsi="MalgunGothic" w:cs="Times New Roman"/>
              </w:rPr>
            </w:rPrChange>
          </w:rPr>
          <w:delText xml:space="preserve"> management systems</w:delText>
        </w:r>
        <w:r w:rsidR="00F23EE9" w:rsidRPr="002E0410" w:rsidDel="0001549B">
          <w:rPr>
            <w:rFonts w:ascii="MalgunGothic" w:eastAsia="Times New Roman" w:hAnsi="MalgunGothic" w:cs="Times New Roman"/>
            <w:strike/>
            <w:rPrChange w:id="157" w:author="Microsoft Office User" w:date="2024-10-22T21:03:00Z">
              <w:rPr>
                <w:rFonts w:ascii="MalgunGothic" w:eastAsia="Times New Roman" w:hAnsi="MalgunGothic" w:cs="Times New Roman"/>
              </w:rPr>
            </w:rPrChange>
          </w:rPr>
          <w:delText xml:space="preserve">. </w:delText>
        </w:r>
        <w:r w:rsidRPr="002E0410" w:rsidDel="0001549B">
          <w:rPr>
            <w:rFonts w:ascii="MalgunGothic" w:eastAsia="Times New Roman" w:hAnsi="MalgunGothic" w:cs="Times New Roman"/>
            <w:strike/>
            <w:rPrChange w:id="158" w:author="Microsoft Office User" w:date="2024-10-22T21:03:00Z">
              <w:rPr>
                <w:rFonts w:ascii="MalgunGothic" w:eastAsia="Times New Roman" w:hAnsi="MalgunGothic" w:cs="Times New Roman"/>
              </w:rPr>
            </w:rPrChange>
          </w:rPr>
          <w:delText>All of these effects can ultimately lead to changes in water quality</w:delText>
        </w:r>
        <w:r w:rsidR="00F23EE9" w:rsidRPr="002E0410" w:rsidDel="0001549B">
          <w:rPr>
            <w:rFonts w:ascii="MalgunGothic" w:eastAsia="Times New Roman" w:hAnsi="MalgunGothic" w:cs="Times New Roman"/>
            <w:strike/>
            <w:rPrChange w:id="159" w:author="Microsoft Office User" w:date="2024-10-22T21:03:00Z">
              <w:rPr>
                <w:rFonts w:ascii="MalgunGothic" w:eastAsia="Times New Roman" w:hAnsi="MalgunGothic" w:cs="Times New Roman"/>
              </w:rPr>
            </w:rPrChange>
          </w:rPr>
          <w:delText xml:space="preserve">. </w:delText>
        </w:r>
      </w:del>
    </w:p>
    <w:p w14:paraId="73EB9476" w14:textId="42F4679A" w:rsidR="002C2C98" w:rsidRPr="002E0410" w:rsidDel="0001549B" w:rsidRDefault="00F23EE9" w:rsidP="002C2C98">
      <w:pPr>
        <w:pStyle w:val="ListParagraph"/>
        <w:numPr>
          <w:ilvl w:val="0"/>
          <w:numId w:val="2"/>
        </w:numPr>
        <w:rPr>
          <w:del w:id="160" w:author="Microsoft Office User" w:date="2024-10-22T21:54:00Z"/>
          <w:rFonts w:ascii="Times New Roman" w:eastAsia="Times New Roman" w:hAnsi="Times New Roman" w:cs="Times New Roman"/>
          <w:strike/>
          <w:rPrChange w:id="161" w:author="Microsoft Office User" w:date="2024-10-22T21:03:00Z">
            <w:rPr>
              <w:del w:id="162" w:author="Microsoft Office User" w:date="2024-10-22T21:54:00Z"/>
              <w:rFonts w:ascii="Times New Roman" w:eastAsia="Times New Roman" w:hAnsi="Times New Roman" w:cs="Times New Roman"/>
            </w:rPr>
          </w:rPrChange>
        </w:rPr>
      </w:pPr>
      <w:del w:id="163" w:author="Microsoft Office User" w:date="2024-10-22T21:54:00Z">
        <w:r w:rsidRPr="002E0410" w:rsidDel="0001549B">
          <w:rPr>
            <w:rFonts w:ascii="Constantia" w:eastAsia="Times New Roman" w:hAnsi="Constantia" w:cs="Times New Roman"/>
            <w:strike/>
            <w:rPrChange w:id="164" w:author="Microsoft Office User" w:date="2024-10-22T21:03:00Z">
              <w:rPr>
                <w:rFonts w:ascii="Constantia" w:eastAsia="Times New Roman" w:hAnsi="Constantia" w:cs="Times New Roman"/>
              </w:rPr>
            </w:rPrChange>
          </w:rPr>
          <w:delText>Recognize the h</w:delText>
        </w:r>
        <w:r w:rsidR="002C2C98" w:rsidRPr="002E0410" w:rsidDel="0001549B">
          <w:rPr>
            <w:rFonts w:ascii="Constantia" w:eastAsia="Times New Roman" w:hAnsi="Constantia" w:cs="Times New Roman"/>
            <w:strike/>
            <w:rPrChange w:id="165" w:author="Microsoft Office User" w:date="2024-10-22T21:03:00Z">
              <w:rPr>
                <w:rFonts w:ascii="Constantia" w:eastAsia="Times New Roman" w:hAnsi="Constantia" w:cs="Times New Roman"/>
              </w:rPr>
            </w:rPrChange>
          </w:rPr>
          <w:delText xml:space="preserve">ealth </w:delText>
        </w:r>
        <w:r w:rsidRPr="002E0410" w:rsidDel="0001549B">
          <w:rPr>
            <w:rFonts w:ascii="Constantia" w:eastAsia="Times New Roman" w:hAnsi="Constantia" w:cs="Times New Roman"/>
            <w:strike/>
            <w:rPrChange w:id="166" w:author="Microsoft Office User" w:date="2024-10-22T21:03:00Z">
              <w:rPr>
                <w:rFonts w:ascii="Constantia" w:eastAsia="Times New Roman" w:hAnsi="Constantia" w:cs="Times New Roman"/>
              </w:rPr>
            </w:rPrChange>
          </w:rPr>
          <w:delText>b</w:delText>
        </w:r>
        <w:r w:rsidR="002C2C98" w:rsidRPr="002E0410" w:rsidDel="0001549B">
          <w:rPr>
            <w:rFonts w:ascii="Constantia" w:eastAsia="Times New Roman" w:hAnsi="Constantia" w:cs="Times New Roman"/>
            <w:strike/>
            <w:rPrChange w:id="167" w:author="Microsoft Office User" w:date="2024-10-22T21:03:00Z">
              <w:rPr>
                <w:rFonts w:ascii="Constantia" w:eastAsia="Times New Roman" w:hAnsi="Constantia" w:cs="Times New Roman"/>
              </w:rPr>
            </w:rPrChange>
          </w:rPr>
          <w:delText>enefits</w:delText>
        </w:r>
        <w:r w:rsidRPr="002E0410" w:rsidDel="0001549B">
          <w:rPr>
            <w:rFonts w:ascii="Constantia" w:eastAsia="Times New Roman" w:hAnsi="Constantia" w:cs="Times New Roman"/>
            <w:strike/>
            <w:rPrChange w:id="168" w:author="Microsoft Office User" w:date="2024-10-22T21:03:00Z">
              <w:rPr>
                <w:rFonts w:ascii="Constantia" w:eastAsia="Times New Roman" w:hAnsi="Constantia" w:cs="Times New Roman"/>
              </w:rPr>
            </w:rPrChange>
          </w:rPr>
          <w:delText xml:space="preserve">. </w:delText>
        </w:r>
        <w:r w:rsidR="002C2C98" w:rsidRPr="002E0410" w:rsidDel="0001549B">
          <w:rPr>
            <w:rFonts w:ascii="MalgunGothic" w:eastAsia="Times New Roman" w:hAnsi="MalgunGothic" w:cs="Times New Roman"/>
            <w:strike/>
            <w:rPrChange w:id="169" w:author="Microsoft Office User" w:date="2024-10-22T21:03:00Z">
              <w:rPr>
                <w:rFonts w:ascii="MalgunGothic" w:eastAsia="Times New Roman" w:hAnsi="MalgunGothic" w:cs="Times New Roman"/>
              </w:rPr>
            </w:rPrChange>
          </w:rPr>
          <w:delText>Urban forests have been strongly linked to health, with trees showing significant</w:delText>
        </w:r>
        <w:r w:rsidRPr="002E0410" w:rsidDel="0001549B">
          <w:rPr>
            <w:rFonts w:ascii="MalgunGothic" w:eastAsia="Times New Roman" w:hAnsi="MalgunGothic" w:cs="Times New Roman"/>
            <w:strike/>
            <w:rPrChange w:id="170" w:author="Microsoft Office User" w:date="2024-10-22T21:03:00Z">
              <w:rPr>
                <w:rFonts w:ascii="MalgunGothic" w:eastAsia="Times New Roman" w:hAnsi="MalgunGothic" w:cs="Times New Roman"/>
              </w:rPr>
            </w:rPrChange>
          </w:rPr>
          <w:delText xml:space="preserve"> benefits</w:delText>
        </w:r>
        <w:r w:rsidR="002C2C98" w:rsidRPr="002E0410" w:rsidDel="0001549B">
          <w:rPr>
            <w:rFonts w:ascii="MalgunGothic" w:eastAsia="Times New Roman" w:hAnsi="MalgunGothic" w:cs="Times New Roman"/>
            <w:strike/>
            <w:rPrChange w:id="171" w:author="Microsoft Office User" w:date="2024-10-22T21:03:00Z">
              <w:rPr>
                <w:rFonts w:ascii="MalgunGothic" w:eastAsia="Times New Roman" w:hAnsi="MalgunGothic" w:cs="Times New Roman"/>
              </w:rPr>
            </w:rPrChange>
          </w:rPr>
          <w:delText xml:space="preserve"> in watersheds. Improvements in people</w:delText>
        </w:r>
        <w:r w:rsidR="002C2C98" w:rsidRPr="002E0410" w:rsidDel="0001549B">
          <w:rPr>
            <w:rFonts w:ascii="MalgunGothic" w:eastAsia="Times New Roman" w:hAnsi="MalgunGothic" w:cs="Times New Roman" w:hint="eastAsia"/>
            <w:strike/>
            <w:rPrChange w:id="172" w:author="Microsoft Office User" w:date="2024-10-22T21:03:00Z">
              <w:rPr>
                <w:rFonts w:ascii="MalgunGothic" w:eastAsia="Times New Roman" w:hAnsi="MalgunGothic" w:cs="Times New Roman" w:hint="eastAsia"/>
              </w:rPr>
            </w:rPrChange>
          </w:rPr>
          <w:delText>’</w:delText>
        </w:r>
        <w:r w:rsidR="002C2C98" w:rsidRPr="002E0410" w:rsidDel="0001549B">
          <w:rPr>
            <w:rFonts w:ascii="MalgunGothic" w:eastAsia="Times New Roman" w:hAnsi="MalgunGothic" w:cs="Times New Roman"/>
            <w:strike/>
            <w:rPrChange w:id="173" w:author="Microsoft Office User" w:date="2024-10-22T21:03:00Z">
              <w:rPr>
                <w:rFonts w:ascii="MalgunGothic" w:eastAsia="Times New Roman" w:hAnsi="MalgunGothic" w:cs="Times New Roman"/>
              </w:rPr>
            </w:rPrChange>
          </w:rPr>
          <w:delText xml:space="preserve">s well-being. </w:delText>
        </w:r>
      </w:del>
    </w:p>
    <w:p w14:paraId="4E66E0CF" w14:textId="30B15F1F" w:rsidR="00F23EE9" w:rsidRPr="002E0410" w:rsidDel="0001549B" w:rsidRDefault="00F23EE9" w:rsidP="00F23EE9">
      <w:pPr>
        <w:pStyle w:val="ListParagraph"/>
        <w:numPr>
          <w:ilvl w:val="0"/>
          <w:numId w:val="2"/>
        </w:numPr>
        <w:rPr>
          <w:del w:id="174" w:author="Microsoft Office User" w:date="2024-10-22T21:54:00Z"/>
          <w:rFonts w:ascii="Times New Roman" w:eastAsia="Times New Roman" w:hAnsi="Times New Roman" w:cs="Times New Roman"/>
          <w:strike/>
          <w:rPrChange w:id="175" w:author="Microsoft Office User" w:date="2024-10-22T21:03:00Z">
            <w:rPr>
              <w:del w:id="176" w:author="Microsoft Office User" w:date="2024-10-22T21:54:00Z"/>
              <w:rFonts w:ascii="Times New Roman" w:eastAsia="Times New Roman" w:hAnsi="Times New Roman" w:cs="Times New Roman"/>
            </w:rPr>
          </w:rPrChange>
        </w:rPr>
      </w:pPr>
      <w:del w:id="177" w:author="Microsoft Office User" w:date="2024-10-22T21:54:00Z">
        <w:r w:rsidRPr="002E0410" w:rsidDel="0001549B">
          <w:rPr>
            <w:strike/>
            <w:rPrChange w:id="178" w:author="Microsoft Office User" w:date="2024-10-22T21:03:00Z">
              <w:rPr/>
            </w:rPrChange>
          </w:rPr>
          <w:delText xml:space="preserve">Recognized </w:delText>
        </w:r>
        <w:r w:rsidRPr="002E0410" w:rsidDel="0001549B">
          <w:rPr>
            <w:rFonts w:ascii="Times New Roman" w:eastAsia="Times New Roman" w:hAnsi="Times New Roman" w:cs="Times New Roman"/>
            <w:strike/>
            <w:rPrChange w:id="179" w:author="Microsoft Office User" w:date="2024-10-22T21:03:00Z">
              <w:rPr>
                <w:rFonts w:ascii="Times New Roman" w:eastAsia="Times New Roman" w:hAnsi="Times New Roman" w:cs="Times New Roman"/>
              </w:rPr>
            </w:rPrChange>
          </w:rPr>
          <w:delText xml:space="preserve">Wildlife and biodiversity that urban forests help create and enhance animal and plant habitats. They act as reservoirs for endangered species, migrating and nesting birds and connect wild ecosystems. </w:delText>
        </w:r>
        <w:commentRangeEnd w:id="150"/>
        <w:r w:rsidR="002E0410" w:rsidDel="0001549B">
          <w:rPr>
            <w:rStyle w:val="CommentReference"/>
            <w:rFonts w:ascii="Times New Roman" w:eastAsia="Times New Roman" w:hAnsi="Times New Roman" w:cs="Times New Roman"/>
          </w:rPr>
          <w:commentReference w:id="150"/>
        </w:r>
      </w:del>
    </w:p>
    <w:p w14:paraId="7A29C6D0" w14:textId="0F1C0AA7" w:rsidR="002C2C98" w:rsidRDefault="002C2C98" w:rsidP="00F23EE9">
      <w:pPr>
        <w:pStyle w:val="ListParagraph"/>
      </w:pPr>
    </w:p>
    <w:p w14:paraId="41D158D9" w14:textId="0220C89E" w:rsidR="00D463F4" w:rsidRPr="00D463F4" w:rsidRDefault="00D463F4" w:rsidP="00D463F4">
      <w:pPr>
        <w:pStyle w:val="ListParagraph"/>
        <w:ind w:left="0"/>
        <w:rPr>
          <w:b/>
        </w:rPr>
      </w:pPr>
      <w:r w:rsidRPr="00D463F4">
        <w:rPr>
          <w:b/>
        </w:rPr>
        <w:t>Policies</w:t>
      </w:r>
    </w:p>
    <w:p w14:paraId="15DBE60F" w14:textId="71306A0E" w:rsidR="00F23EE9" w:rsidRPr="00F23EE9" w:rsidRDefault="00F23EE9" w:rsidP="00F23EE9">
      <w:pPr>
        <w:spacing w:before="100" w:beforeAutospacing="1" w:after="100" w:afterAutospacing="1"/>
        <w:rPr>
          <w:rFonts w:ascii="MalgunGothic" w:hAnsi="MalgunGothic"/>
        </w:rPr>
      </w:pPr>
      <w:r w:rsidRPr="00F23EE9">
        <w:rPr>
          <w:rFonts w:ascii="MalgunGothic" w:hAnsi="MalgunGothic"/>
        </w:rPr>
        <w:t xml:space="preserve">Policy </w:t>
      </w:r>
      <w:r w:rsidR="00FE04ED">
        <w:t>ENV</w:t>
      </w:r>
      <w:r w:rsidRPr="00F23EE9">
        <w:rPr>
          <w:rFonts w:ascii="MalgunGothic" w:hAnsi="MalgunGothic"/>
        </w:rPr>
        <w:t xml:space="preserve"> -</w:t>
      </w:r>
      <w:r w:rsidR="00FE04ED">
        <w:rPr>
          <w:rFonts w:ascii="MalgunGothic" w:hAnsi="MalgunGothic"/>
        </w:rPr>
        <w:t>1.</w:t>
      </w:r>
      <w:r w:rsidRPr="00F23EE9">
        <w:rPr>
          <w:rFonts w:ascii="MalgunGothic" w:hAnsi="MalgunGothic"/>
        </w:rPr>
        <w:t xml:space="preserve">1 </w:t>
      </w:r>
    </w:p>
    <w:p w14:paraId="3015995A" w14:textId="627F2AE0" w:rsidR="00F23EE9" w:rsidRPr="00F23EE9" w:rsidRDefault="00F23EE9" w:rsidP="00F23EE9">
      <w:pPr>
        <w:pStyle w:val="ListParagraph"/>
        <w:numPr>
          <w:ilvl w:val="0"/>
          <w:numId w:val="2"/>
        </w:numPr>
        <w:spacing w:before="100" w:beforeAutospacing="1" w:after="100" w:afterAutospacing="1"/>
        <w:rPr>
          <w:rFonts w:ascii="MalgunGothic" w:hAnsi="MalgunGothic"/>
        </w:rPr>
      </w:pPr>
      <w:r w:rsidRPr="00F23EE9">
        <w:rPr>
          <w:rFonts w:ascii="MalgunGothic" w:eastAsia="Times New Roman" w:hAnsi="MalgunGothic" w:cs="Times New Roman"/>
        </w:rPr>
        <w:t xml:space="preserve">Explore </w:t>
      </w:r>
      <w:ins w:id="180" w:author="Microsoft Office User" w:date="2024-10-22T21:04:00Z">
        <w:r w:rsidR="002E0410">
          <w:rPr>
            <w:rFonts w:ascii="MalgunGothic" w:eastAsia="Times New Roman" w:hAnsi="MalgunGothic" w:cs="Times New Roman"/>
          </w:rPr>
          <w:t xml:space="preserve">available funding sources for </w:t>
        </w:r>
      </w:ins>
      <w:commentRangeStart w:id="181"/>
      <w:r w:rsidRPr="00F23EE9">
        <w:rPr>
          <w:rFonts w:ascii="MalgunGothic" w:eastAsia="Times New Roman" w:hAnsi="MalgunGothic" w:cs="Times New Roman"/>
        </w:rPr>
        <w:t>carbon</w:t>
      </w:r>
      <w:commentRangeEnd w:id="181"/>
      <w:r w:rsidR="002E0410">
        <w:rPr>
          <w:rStyle w:val="CommentReference"/>
          <w:rFonts w:ascii="Times New Roman" w:eastAsia="Times New Roman" w:hAnsi="Times New Roman" w:cs="Times New Roman"/>
        </w:rPr>
        <w:commentReference w:id="181"/>
      </w:r>
      <w:r w:rsidRPr="00F23EE9">
        <w:rPr>
          <w:rFonts w:ascii="MalgunGothic" w:eastAsia="Times New Roman" w:hAnsi="MalgunGothic" w:cs="Times New Roman"/>
        </w:rPr>
        <w:t xml:space="preserve"> capture City Forest Credits developed as an Impact Scorecard (</w:t>
      </w:r>
      <w:r w:rsidRPr="00F23EE9">
        <w:rPr>
          <w:rFonts w:ascii="MalgunGothic" w:eastAsia="Times New Roman" w:hAnsi="MalgunGothic" w:cs="Times New Roman"/>
          <w:color w:val="0260BF"/>
        </w:rPr>
        <w:t>https://www.cityforestcredits.org/impact-certification/impact-standards/</w:t>
      </w:r>
      <w:r w:rsidRPr="00F23EE9">
        <w:rPr>
          <w:rFonts w:ascii="MalgunGothic" w:eastAsia="Times New Roman" w:hAnsi="MalgunGothic" w:cs="Times New Roman"/>
        </w:rPr>
        <w:t xml:space="preserve">). This endeavors, for the first time to identify the attributes of equity, health, and environmental impacts of urban forest projects. New funding sources and economic potential may be available. </w:t>
      </w:r>
    </w:p>
    <w:p w14:paraId="6314A886" w14:textId="48142198" w:rsidR="006F19D4" w:rsidRPr="00954366" w:rsidRDefault="006F19D4" w:rsidP="006F19D4">
      <w:pPr>
        <w:rPr>
          <w:rFonts w:asciiTheme="minorHAnsi" w:eastAsiaTheme="minorHAnsi" w:hAnsiTheme="minorHAnsi" w:cstheme="minorBidi"/>
        </w:rPr>
      </w:pPr>
    </w:p>
    <w:p w14:paraId="2A2D3D8E" w14:textId="0293BDB4" w:rsidR="0070089F" w:rsidRPr="002C2C98" w:rsidRDefault="0070089F" w:rsidP="006F19D4">
      <w:r w:rsidRPr="002C2C98">
        <w:t xml:space="preserve">Policy </w:t>
      </w:r>
      <w:r w:rsidR="00FE04ED">
        <w:t>ENV 1.</w:t>
      </w:r>
      <w:r w:rsidR="00BF0A25" w:rsidRPr="002C2C98">
        <w:t>2</w:t>
      </w:r>
    </w:p>
    <w:p w14:paraId="10FB777A" w14:textId="4D3E1A22" w:rsidR="00F23EE9" w:rsidRPr="005D6F42" w:rsidRDefault="00F23EE9" w:rsidP="00F23EE9">
      <w:pPr>
        <w:spacing w:before="100" w:beforeAutospacing="1" w:after="100" w:afterAutospacing="1"/>
        <w:rPr>
          <w:rFonts w:ascii="MalgunGothic" w:hAnsi="MalgunGothic"/>
        </w:rPr>
      </w:pPr>
      <w:commentRangeStart w:id="182"/>
      <w:del w:id="183" w:author="Microsoft Office User" w:date="2024-10-22T21:55:00Z">
        <w:r w:rsidRPr="002E0410" w:rsidDel="0001549B">
          <w:rPr>
            <w:rFonts w:ascii="MalgunGothic" w:hAnsi="MalgunGothic"/>
            <w:strike/>
            <w:rPrChange w:id="184" w:author="Microsoft Office User" w:date="2024-10-22T21:05:00Z">
              <w:rPr>
                <w:rFonts w:ascii="MalgunGothic" w:hAnsi="MalgunGothic"/>
              </w:rPr>
            </w:rPrChange>
          </w:rPr>
          <w:delText xml:space="preserve">Urban forests are not static entities that remain unchanged throughout time. Like all natural systems, they face a host of problems, pressures, and potentially life- altering changes to their environment. For this reason we must commit to an active program to ensure the future health of our urban ecosystem. </w:delText>
        </w:r>
        <w:commentRangeEnd w:id="182"/>
        <w:r w:rsidR="002E0410" w:rsidDel="0001549B">
          <w:rPr>
            <w:rStyle w:val="CommentReference"/>
          </w:rPr>
          <w:commentReference w:id="182"/>
        </w:r>
        <w:r w:rsidDel="0001549B">
          <w:rPr>
            <w:rFonts w:ascii="MalgunGothic" w:hAnsi="MalgunGothic"/>
          </w:rPr>
          <w:delText xml:space="preserve"> </w:delText>
        </w:r>
        <w:r w:rsidR="00341A2D" w:rsidRPr="00EF4B6F" w:rsidDel="0001549B">
          <w:rPr>
            <w:rFonts w:ascii="MalgunGothic" w:hAnsi="MalgunGothic"/>
            <w:strike/>
          </w:rPr>
          <w:delText>For this reason we must commit to an active program to ensure the future health and ensure a regenerative</w:delText>
        </w:r>
        <w:r w:rsidR="00EF4B6F" w:rsidDel="0001549B">
          <w:rPr>
            <w:rStyle w:val="CommentReference"/>
          </w:rPr>
          <w:delText xml:space="preserve"> </w:delText>
        </w:r>
      </w:del>
      <w:del w:id="185" w:author="Microsoft Office User" w:date="2024-10-22T20:36:00Z">
        <w:r w:rsidR="00EF4B6F" w:rsidDel="00EF4B6F">
          <w:rPr>
            <w:rStyle w:val="CommentReference"/>
            <w:sz w:val="18"/>
          </w:rPr>
          <w:delText>and create</w:delText>
        </w:r>
        <w:r w:rsidR="00BF0A25" w:rsidRPr="00EF4B6F" w:rsidDel="00EF4B6F">
          <w:rPr>
            <w:sz w:val="28"/>
          </w:rPr>
          <w:delText xml:space="preserve"> </w:delText>
        </w:r>
      </w:del>
      <w:del w:id="186" w:author="Microsoft Office User" w:date="2024-10-22T21:55:00Z">
        <w:r w:rsidR="00BF0A25" w:rsidRPr="002C2C98" w:rsidDel="0001549B">
          <w:delText>a</w:delText>
        </w:r>
      </w:del>
      <w:ins w:id="187" w:author="Microsoft Office User" w:date="2024-10-22T21:55:00Z">
        <w:r w:rsidR="0001549B">
          <w:t>Create a</w:t>
        </w:r>
      </w:ins>
      <w:r w:rsidR="00BF0A25" w:rsidRPr="002C2C98">
        <w:t xml:space="preserve"> plan</w:t>
      </w:r>
      <w:r w:rsidR="0070089F" w:rsidRPr="002C2C98">
        <w:t xml:space="preserve"> and follow recommendations of 2021 tree survey by Colorado State Forest Service </w:t>
      </w:r>
      <w:r w:rsidR="006F19D4" w:rsidRPr="002C2C98">
        <w:t xml:space="preserve">See appendix </w:t>
      </w:r>
      <w:hyperlink r:id="rId8" w:history="1">
        <w:r w:rsidR="006F19D4" w:rsidRPr="002C2C98">
          <w:rPr>
            <w:rStyle w:val="Hyperlink"/>
          </w:rPr>
          <w:t>https://townofpaonia.colorado.gov/sites/townofpaonia/files/2021-03/paoniatreeinventoryreport_final_2021.pdf</w:t>
        </w:r>
      </w:hyperlink>
      <w:r>
        <w:t xml:space="preserve">. </w:t>
      </w:r>
    </w:p>
    <w:p w14:paraId="0470FCF5" w14:textId="5AB5F4D7" w:rsidR="00341A2D" w:rsidRDefault="00341A2D" w:rsidP="006F19D4">
      <w:r>
        <w:t xml:space="preserve">Policy </w:t>
      </w:r>
      <w:r w:rsidR="00FE04ED">
        <w:t>ENV 1</w:t>
      </w:r>
      <w:r>
        <w:t>-3</w:t>
      </w:r>
    </w:p>
    <w:p w14:paraId="036C50D9" w14:textId="1E758A2D" w:rsidR="002C2C98" w:rsidRPr="002D3B3A" w:rsidRDefault="00341A2D" w:rsidP="002D3B3A">
      <w:r>
        <w:t xml:space="preserve">Parking of vehicles, trailers and any equipment should be adequately planned for and not impact the tree growing zones. </w:t>
      </w:r>
    </w:p>
    <w:p w14:paraId="7FF61DD7" w14:textId="7DA7D26C" w:rsidR="006F19D4" w:rsidRPr="002C2C98" w:rsidDel="0001549B" w:rsidRDefault="00F23EE9" w:rsidP="006F19D4">
      <w:pPr>
        <w:pStyle w:val="NormalWeb"/>
        <w:rPr>
          <w:del w:id="188" w:author="Microsoft Office User" w:date="2024-10-22T21:55:00Z"/>
        </w:rPr>
      </w:pPr>
      <w:del w:id="189" w:author="Microsoft Office User" w:date="2024-10-22T21:55:00Z">
        <w:r w:rsidDel="0001549B">
          <w:delText>For appendix.</w:delText>
        </w:r>
      </w:del>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447"/>
      </w:tblGrid>
      <w:tr w:rsidR="006F19D4" w:rsidRPr="00954366" w:rsidDel="0001549B" w14:paraId="7D429F0D" w14:textId="02FEB7CA" w:rsidTr="0000256F">
        <w:trPr>
          <w:del w:id="190" w:author="Microsoft Office User" w:date="2024-10-22T21:55:00Z"/>
        </w:trPr>
        <w:tc>
          <w:tcPr>
            <w:tcW w:w="0" w:type="auto"/>
            <w:tcBorders>
              <w:top w:val="single" w:sz="2" w:space="0" w:color="000000"/>
              <w:left w:val="single" w:sz="2" w:space="0" w:color="auto"/>
              <w:bottom w:val="single" w:sz="2" w:space="0" w:color="auto"/>
              <w:right w:val="single" w:sz="2" w:space="0" w:color="auto"/>
            </w:tcBorders>
            <w:shd w:val="clear" w:color="auto" w:fill="FFFFFF"/>
            <w:vAlign w:val="center"/>
            <w:hideMark/>
          </w:tcPr>
          <w:p w14:paraId="1FE3B279" w14:textId="2A406210" w:rsidR="006F19D4" w:rsidRPr="00954366" w:rsidDel="0001549B" w:rsidRDefault="006F19D4" w:rsidP="0000256F">
            <w:pPr>
              <w:rPr>
                <w:del w:id="191" w:author="Microsoft Office User" w:date="2024-10-22T21:55:00Z"/>
              </w:rPr>
            </w:pPr>
          </w:p>
        </w:tc>
      </w:tr>
      <w:tr w:rsidR="006F19D4" w:rsidRPr="006E22ED" w:rsidDel="0001549B" w14:paraId="4E031BE3" w14:textId="65196F35" w:rsidTr="0000256F">
        <w:trPr>
          <w:del w:id="192" w:author="Microsoft Office User" w:date="2024-10-22T21:55:00Z"/>
        </w:trPr>
        <w:tc>
          <w:tcPr>
            <w:tcW w:w="0" w:type="auto"/>
            <w:tcBorders>
              <w:top w:val="single" w:sz="2" w:space="0" w:color="auto"/>
              <w:left w:val="single" w:sz="2" w:space="0" w:color="auto"/>
              <w:bottom w:val="single" w:sz="2" w:space="0" w:color="auto"/>
              <w:right w:val="single" w:sz="2" w:space="0" w:color="auto"/>
            </w:tcBorders>
            <w:shd w:val="clear" w:color="auto" w:fill="A8D18C"/>
            <w:vAlign w:val="center"/>
            <w:hideMark/>
          </w:tcPr>
          <w:p w14:paraId="7FDCA06B" w14:textId="48E3C56B" w:rsidR="006F19D4" w:rsidRPr="006E22ED" w:rsidDel="0001549B" w:rsidRDefault="006F19D4" w:rsidP="0000256F">
            <w:pPr>
              <w:spacing w:before="100" w:beforeAutospacing="1" w:after="100" w:afterAutospacing="1"/>
              <w:rPr>
                <w:del w:id="193" w:author="Microsoft Office User" w:date="2024-10-22T21:55:00Z"/>
                <w:strike/>
                <w:rPrChange w:id="194" w:author="Microsoft Office User" w:date="2024-10-22T20:51:00Z">
                  <w:rPr>
                    <w:del w:id="195" w:author="Microsoft Office User" w:date="2024-10-22T21:55:00Z"/>
                  </w:rPr>
                </w:rPrChange>
              </w:rPr>
            </w:pPr>
            <w:del w:id="196" w:author="Microsoft Office User" w:date="2024-10-22T21:55:00Z">
              <w:r w:rsidRPr="006E22ED" w:rsidDel="0001549B">
                <w:rPr>
                  <w:rFonts w:ascii="Constantia" w:hAnsi="Constantia"/>
                  <w:strike/>
                  <w:rPrChange w:id="197" w:author="Microsoft Office User" w:date="2024-10-22T20:51:00Z">
                    <w:rPr>
                      <w:rFonts w:ascii="Constantia" w:hAnsi="Constantia"/>
                    </w:rPr>
                  </w:rPrChange>
                </w:rPr>
                <w:delText>City Forests: Function, Scale,</w:delText>
              </w:r>
              <w:r w:rsidRPr="006E22ED" w:rsidDel="0001549B">
                <w:rPr>
                  <w:rFonts w:ascii="Constantia" w:hAnsi="Constantia"/>
                  <w:strike/>
                  <w:rPrChange w:id="198" w:author="Microsoft Office User" w:date="2024-10-22T20:51:00Z">
                    <w:rPr>
                      <w:rFonts w:ascii="Constantia" w:hAnsi="Constantia"/>
                    </w:rPr>
                  </w:rPrChange>
                </w:rPr>
                <w:br/>
                <w:delText xml:space="preserve">And Value of Climate and other Benefits </w:delText>
              </w:r>
            </w:del>
          </w:p>
        </w:tc>
      </w:tr>
      <w:tr w:rsidR="006F19D4" w:rsidRPr="006E22ED" w:rsidDel="0001549B" w14:paraId="1F69E6E8" w14:textId="5A133AA0" w:rsidTr="0000256F">
        <w:trPr>
          <w:del w:id="199" w:author="Microsoft Office User" w:date="2024-10-22T21:55:00Z"/>
        </w:trPr>
        <w:tc>
          <w:tcPr>
            <w:tcW w:w="0" w:type="auto"/>
            <w:tcBorders>
              <w:top w:val="single" w:sz="2" w:space="0" w:color="auto"/>
              <w:left w:val="single" w:sz="2" w:space="0" w:color="auto"/>
              <w:bottom w:val="single" w:sz="2" w:space="0" w:color="000000"/>
              <w:right w:val="single" w:sz="2" w:space="0" w:color="auto"/>
            </w:tcBorders>
            <w:shd w:val="clear" w:color="auto" w:fill="FFFFFF"/>
            <w:vAlign w:val="center"/>
            <w:hideMark/>
          </w:tcPr>
          <w:p w14:paraId="6851A669" w14:textId="6E3A9FD9" w:rsidR="006F19D4" w:rsidRPr="006E22ED" w:rsidDel="0001549B" w:rsidRDefault="006F19D4" w:rsidP="0000256F">
            <w:pPr>
              <w:spacing w:before="100" w:beforeAutospacing="1" w:after="100" w:afterAutospacing="1"/>
              <w:rPr>
                <w:del w:id="200" w:author="Microsoft Office User" w:date="2024-10-22T21:55:00Z"/>
                <w:strike/>
                <w:rPrChange w:id="201" w:author="Microsoft Office User" w:date="2024-10-22T20:51:00Z">
                  <w:rPr>
                    <w:del w:id="202" w:author="Microsoft Office User" w:date="2024-10-22T21:55:00Z"/>
                  </w:rPr>
                </w:rPrChange>
              </w:rPr>
            </w:pPr>
            <w:commentRangeStart w:id="203"/>
            <w:del w:id="204" w:author="Microsoft Office User" w:date="2024-10-22T21:55:00Z">
              <w:r w:rsidRPr="006E22ED" w:rsidDel="0001549B">
                <w:rPr>
                  <w:rFonts w:ascii="MalgunGothic" w:hAnsi="MalgunGothic"/>
                  <w:strike/>
                  <w:rPrChange w:id="205" w:author="Microsoft Office User" w:date="2024-10-22T20:51:00Z">
                    <w:rPr>
                      <w:rFonts w:ascii="MalgunGothic" w:hAnsi="MalgunGothic"/>
                    </w:rPr>
                  </w:rPrChange>
                </w:rPr>
                <w:delText xml:space="preserve">Collin Cutrone McMichael, Mark McPherson, and Aaron Nordman September 2020 </w:delText>
              </w:r>
              <w:commentRangeEnd w:id="203"/>
              <w:r w:rsidR="006E22ED" w:rsidDel="0001549B">
                <w:rPr>
                  <w:rStyle w:val="CommentReference"/>
                </w:rPr>
                <w:commentReference w:id="203"/>
              </w:r>
            </w:del>
          </w:p>
        </w:tc>
      </w:tr>
    </w:tbl>
    <w:p w14:paraId="481E3912" w14:textId="4A4D6945" w:rsidR="007C52A4" w:rsidDel="00391F60" w:rsidRDefault="007C52A4" w:rsidP="00D463F4">
      <w:pPr>
        <w:rPr>
          <w:del w:id="206" w:author="Microsoft Office User" w:date="2024-10-22T21:13:00Z"/>
        </w:rPr>
      </w:pPr>
    </w:p>
    <w:p w14:paraId="16CC4CFE" w14:textId="77777777" w:rsidR="00391F60" w:rsidRPr="00954366" w:rsidRDefault="00391F60" w:rsidP="006F19D4">
      <w:pPr>
        <w:spacing w:before="100" w:beforeAutospacing="1" w:after="100" w:afterAutospacing="1"/>
        <w:rPr>
          <w:ins w:id="207" w:author="Microsoft Office User" w:date="2024-10-22T21:14:00Z"/>
        </w:rPr>
      </w:pPr>
      <w:commentRangeStart w:id="208"/>
      <w:commentRangeEnd w:id="208"/>
      <w:r>
        <w:rPr>
          <w:rStyle w:val="CommentReference"/>
        </w:rPr>
        <w:commentReference w:id="208"/>
      </w:r>
    </w:p>
    <w:p w14:paraId="14706B77" w14:textId="47CDD042" w:rsidR="00D463F4" w:rsidRPr="007C52A4" w:rsidDel="00391F60" w:rsidRDefault="00D463F4" w:rsidP="007A59C7">
      <w:pPr>
        <w:rPr>
          <w:del w:id="209" w:author="Microsoft Office User" w:date="2024-10-22T21:13:00Z"/>
        </w:rPr>
      </w:pPr>
      <w:del w:id="210" w:author="Microsoft Office User" w:date="2024-10-22T21:13:00Z">
        <w:r w:rsidRPr="007C52A4" w:rsidDel="00391F60">
          <w:lastRenderedPageBreak/>
          <w:delText>Dark Skies Overview</w:delText>
        </w:r>
        <w:r w:rsidR="007C52A4" w:rsidRPr="007C52A4" w:rsidDel="00391F60">
          <w:delText xml:space="preserve"> – ENV -2</w:delText>
        </w:r>
      </w:del>
    </w:p>
    <w:p w14:paraId="37D77CEA" w14:textId="6F38D525" w:rsidR="00D463F4" w:rsidDel="00391F60" w:rsidRDefault="00D463F4">
      <w:pPr>
        <w:rPr>
          <w:del w:id="211" w:author="Microsoft Office User" w:date="2024-10-22T21:13:00Z"/>
        </w:rPr>
      </w:pPr>
      <w:del w:id="212" w:author="Microsoft Office User" w:date="2024-10-22T21:13:00Z">
        <w:r w:rsidDel="00391F60">
          <w:delText xml:space="preserve">Excess light at night endangers our ecosystem by harming wildlife, and negatively affects our urban forest. Studies have shown the importance of dark nighttime skies to the health of our citizens. 80% of Americans cannot see the milky way. Dark sky places encourage ecotourism and help boost the local economies. In September of 2024 the town of Paonia was awarded the designation of an “Internationally Recognized Dark Sky Community” by Dark Sky International (IDA). To maintain this important designation, three locations continuously monitor the quality of our nighttime skies; one located below Jumbo mountain, one at River Park and one on the roof of Paonia town hall. Readings from these sky quality meters help determine if there are significant changes in sky quality and how any change can be mitigated. A dark sky lighting ordinance was passed in 2022 , town street lights were replaced to meet IDA standards. </w:delText>
        </w:r>
      </w:del>
    </w:p>
    <w:p w14:paraId="243BF89E" w14:textId="7255CFDE" w:rsidR="002D3B3A" w:rsidDel="00391F60" w:rsidRDefault="002D3B3A">
      <w:pPr>
        <w:rPr>
          <w:del w:id="213" w:author="Microsoft Office User" w:date="2024-10-22T21:13:00Z"/>
        </w:rPr>
      </w:pPr>
    </w:p>
    <w:p w14:paraId="60DFEED4" w14:textId="6980355A" w:rsidR="00D463F4" w:rsidRPr="002D3B3A" w:rsidDel="00391F60" w:rsidRDefault="002D3B3A">
      <w:pPr>
        <w:rPr>
          <w:del w:id="214" w:author="Microsoft Office User" w:date="2024-10-22T21:13:00Z"/>
        </w:rPr>
      </w:pPr>
      <w:del w:id="215" w:author="Microsoft Office User" w:date="2024-10-22T21:13:00Z">
        <w:r w:rsidRPr="002D3B3A" w:rsidDel="00391F60">
          <w:delText>Goals</w:delText>
        </w:r>
      </w:del>
    </w:p>
    <w:p w14:paraId="09DA2258" w14:textId="441FF332" w:rsidR="00D463F4" w:rsidDel="00391F60" w:rsidRDefault="00D463F4">
      <w:pPr>
        <w:rPr>
          <w:del w:id="216" w:author="Microsoft Office User" w:date="2024-10-22T21:13:00Z"/>
        </w:rPr>
      </w:pPr>
      <w:del w:id="217" w:author="Microsoft Office User" w:date="2024-10-22T21:13:00Z">
        <w:r w:rsidDel="00391F60">
          <w:delText xml:space="preserve">Goal – </w:delText>
        </w:r>
        <w:r w:rsidR="00FE04ED" w:rsidDel="00391F60">
          <w:delText>ENV 2.</w:delText>
        </w:r>
        <w:r w:rsidDel="00391F60">
          <w:delText xml:space="preserve">1  </w:delText>
        </w:r>
      </w:del>
    </w:p>
    <w:p w14:paraId="10644FF4" w14:textId="0AC68CC7" w:rsidR="00D463F4" w:rsidDel="00391F60" w:rsidRDefault="00D463F4">
      <w:pPr>
        <w:rPr>
          <w:del w:id="218" w:author="Microsoft Office User" w:date="2024-10-22T21:13:00Z"/>
        </w:rPr>
      </w:pPr>
      <w:del w:id="219" w:author="Microsoft Office User" w:date="2024-10-22T21:13:00Z">
        <w:r w:rsidDel="00391F60">
          <w:delText>The unique quality of our dark nighttime skies helps foster the stewardship of the night sky and enhances the quality of life, our ecosystem and the economy.</w:delText>
        </w:r>
      </w:del>
    </w:p>
    <w:p w14:paraId="735C1024" w14:textId="7E136C55" w:rsidR="00D463F4" w:rsidDel="00391F60" w:rsidRDefault="00D463F4">
      <w:pPr>
        <w:rPr>
          <w:del w:id="220" w:author="Microsoft Office User" w:date="2024-10-22T21:13:00Z"/>
        </w:rPr>
      </w:pPr>
    </w:p>
    <w:p w14:paraId="24143E86" w14:textId="29FE1436" w:rsidR="002D3B3A" w:rsidRPr="002D3B3A" w:rsidDel="00391F60" w:rsidRDefault="002D3B3A">
      <w:pPr>
        <w:rPr>
          <w:del w:id="221" w:author="Microsoft Office User" w:date="2024-10-22T21:13:00Z"/>
        </w:rPr>
      </w:pPr>
      <w:del w:id="222" w:author="Microsoft Office User" w:date="2024-10-22T21:13:00Z">
        <w:r w:rsidRPr="002D3B3A" w:rsidDel="00391F60">
          <w:delText>Policies</w:delText>
        </w:r>
      </w:del>
    </w:p>
    <w:p w14:paraId="2DE42060" w14:textId="54E84343" w:rsidR="00D463F4" w:rsidDel="00391F60" w:rsidRDefault="00D463F4">
      <w:pPr>
        <w:rPr>
          <w:del w:id="223" w:author="Microsoft Office User" w:date="2024-10-22T21:13:00Z"/>
        </w:rPr>
      </w:pPr>
      <w:del w:id="224" w:author="Microsoft Office User" w:date="2024-10-22T21:13:00Z">
        <w:r w:rsidDel="00391F60">
          <w:delText xml:space="preserve">Policy </w:delText>
        </w:r>
        <w:r w:rsidR="00FE04ED" w:rsidDel="00391F60">
          <w:delText>ENV - 2.</w:delText>
        </w:r>
        <w:r w:rsidDel="00391F60">
          <w:delText xml:space="preserve"> </w:delText>
        </w:r>
        <w:r w:rsidR="00FE04ED" w:rsidDel="00391F60">
          <w:delText>2</w:delText>
        </w:r>
        <w:r w:rsidDel="00391F60">
          <w:delText xml:space="preserve"> </w:delText>
        </w:r>
      </w:del>
    </w:p>
    <w:p w14:paraId="23BAE0E9" w14:textId="282E6078" w:rsidR="00D463F4" w:rsidDel="00391F60" w:rsidRDefault="00D463F4">
      <w:pPr>
        <w:rPr>
          <w:del w:id="225" w:author="Microsoft Office User" w:date="2024-10-22T21:13:00Z"/>
        </w:rPr>
      </w:pPr>
      <w:del w:id="226" w:author="Microsoft Office User" w:date="2024-10-22T21:13:00Z">
        <w:r w:rsidDel="00391F60">
          <w:delText>Support  and foster efforts for replacing non-conforming lights with night sky friendly lights. Enforce lighting ordinance for new construction and developments.</w:delText>
        </w:r>
      </w:del>
    </w:p>
    <w:p w14:paraId="535322E9" w14:textId="163791C5" w:rsidR="00D463F4" w:rsidDel="00391F60" w:rsidRDefault="00D463F4">
      <w:pPr>
        <w:rPr>
          <w:del w:id="227" w:author="Microsoft Office User" w:date="2024-10-22T21:13:00Z"/>
        </w:rPr>
      </w:pPr>
    </w:p>
    <w:p w14:paraId="581C6EC5" w14:textId="679A5E53" w:rsidR="00FE04ED" w:rsidDel="00391F60" w:rsidRDefault="00D463F4">
      <w:pPr>
        <w:rPr>
          <w:del w:id="228" w:author="Microsoft Office User" w:date="2024-10-22T21:13:00Z"/>
        </w:rPr>
      </w:pPr>
      <w:del w:id="229" w:author="Microsoft Office User" w:date="2024-10-22T21:13:00Z">
        <w:r w:rsidDel="00391F60">
          <w:delText xml:space="preserve">Policy </w:delText>
        </w:r>
        <w:r w:rsidR="00FE04ED" w:rsidDel="00391F60">
          <w:delText>ENV  - 2.3</w:delText>
        </w:r>
      </w:del>
    </w:p>
    <w:p w14:paraId="3CC90E88" w14:textId="28C07331" w:rsidR="00D463F4" w:rsidDel="00391F60" w:rsidRDefault="00D463F4">
      <w:pPr>
        <w:rPr>
          <w:del w:id="230" w:author="Microsoft Office User" w:date="2024-10-22T21:13:00Z"/>
        </w:rPr>
      </w:pPr>
      <w:del w:id="231" w:author="Microsoft Office User" w:date="2024-10-22T21:13:00Z">
        <w:r w:rsidDel="00391F60">
          <w:delText xml:space="preserve">Enforce the dark sky lighting ordinance. Our IDA status requires that all Residential and town owned lights must meet dark sky requirements by 2032. Replace non-conforming lights with IDA certified fixtures. </w:delText>
        </w:r>
      </w:del>
    </w:p>
    <w:p w14:paraId="083F3DC5" w14:textId="7A0FF6C3" w:rsidR="00D463F4" w:rsidDel="00391F60" w:rsidRDefault="00D463F4">
      <w:pPr>
        <w:rPr>
          <w:del w:id="232" w:author="Microsoft Office User" w:date="2024-10-22T21:13:00Z"/>
        </w:rPr>
      </w:pPr>
    </w:p>
    <w:p w14:paraId="420872D9" w14:textId="4379AA41" w:rsidR="00FE04ED" w:rsidDel="00391F60" w:rsidRDefault="00D463F4">
      <w:pPr>
        <w:rPr>
          <w:del w:id="233" w:author="Microsoft Office User" w:date="2024-10-22T21:13:00Z"/>
        </w:rPr>
      </w:pPr>
      <w:del w:id="234" w:author="Microsoft Office User" w:date="2024-10-22T21:13:00Z">
        <w:r w:rsidDel="00391F60">
          <w:delText xml:space="preserve">Policy </w:delText>
        </w:r>
        <w:r w:rsidR="00FE04ED" w:rsidDel="00391F60">
          <w:delText>ENV – 2.4</w:delText>
        </w:r>
      </w:del>
    </w:p>
    <w:p w14:paraId="68044EC4" w14:textId="703883A3" w:rsidR="00D463F4" w:rsidDel="00391F60" w:rsidRDefault="00D463F4">
      <w:pPr>
        <w:rPr>
          <w:del w:id="235" w:author="Microsoft Office User" w:date="2024-10-22T21:13:00Z"/>
        </w:rPr>
      </w:pPr>
      <w:del w:id="236" w:author="Microsoft Office User" w:date="2024-10-22T21:13:00Z">
        <w:r w:rsidDel="00391F60">
          <w:delText>Support dark sky educational efforts, sky viewing events and encourage dark sky tourism.</w:delText>
        </w:r>
      </w:del>
    </w:p>
    <w:p w14:paraId="084E9531" w14:textId="431EF894" w:rsidR="00D463F4" w:rsidDel="00391F60" w:rsidRDefault="00D463F4">
      <w:pPr>
        <w:rPr>
          <w:del w:id="237" w:author="Microsoft Office User" w:date="2024-10-22T21:13:00Z"/>
        </w:rPr>
      </w:pPr>
    </w:p>
    <w:p w14:paraId="4354688D" w14:textId="6E99D38B" w:rsidR="00FE04ED" w:rsidDel="00391F60" w:rsidRDefault="00D463F4">
      <w:pPr>
        <w:rPr>
          <w:del w:id="238" w:author="Microsoft Office User" w:date="2024-10-22T21:13:00Z"/>
        </w:rPr>
      </w:pPr>
      <w:del w:id="239" w:author="Microsoft Office User" w:date="2024-10-22T21:13:00Z">
        <w:r w:rsidDel="00391F60">
          <w:delText xml:space="preserve">Policy </w:delText>
        </w:r>
        <w:r w:rsidR="00FE04ED" w:rsidDel="00391F60">
          <w:delText>ENV – 2.5</w:delText>
        </w:r>
      </w:del>
    </w:p>
    <w:p w14:paraId="1DE0E68C" w14:textId="4B8F2C5D" w:rsidR="00D463F4" w:rsidDel="00391F60" w:rsidRDefault="00D463F4">
      <w:pPr>
        <w:rPr>
          <w:del w:id="240" w:author="Microsoft Office User" w:date="2024-10-22T21:13:00Z"/>
        </w:rPr>
      </w:pPr>
      <w:del w:id="241" w:author="Microsoft Office User" w:date="2024-10-22T21:13:00Z">
        <w:r w:rsidDel="00391F60">
          <w:delText>Support efforts to mitigate light quality decreases and light trespass on neighboring properties.</w:delText>
        </w:r>
      </w:del>
    </w:p>
    <w:p w14:paraId="57F94F71" w14:textId="4EA5D0F0" w:rsidR="00D463F4" w:rsidDel="00391F60" w:rsidRDefault="00D463F4">
      <w:pPr>
        <w:rPr>
          <w:del w:id="242" w:author="Microsoft Office User" w:date="2024-10-22T21:13:00Z"/>
        </w:rPr>
      </w:pPr>
    </w:p>
    <w:p w14:paraId="12697FF0" w14:textId="77777777" w:rsidR="00D463F4" w:rsidRDefault="00D463F4" w:rsidP="00D463F4"/>
    <w:p w14:paraId="6F3CCDCD" w14:textId="000A716F" w:rsidR="006F19D4" w:rsidRPr="007C52A4" w:rsidRDefault="00FE04ED" w:rsidP="006F19D4">
      <w:pPr>
        <w:rPr>
          <w:b/>
        </w:rPr>
      </w:pPr>
      <w:r w:rsidRPr="007C52A4">
        <w:rPr>
          <w:b/>
        </w:rPr>
        <w:t>North Fork of the Gunnison River Corridor</w:t>
      </w:r>
      <w:r w:rsidR="007C52A4" w:rsidRPr="007C52A4">
        <w:rPr>
          <w:b/>
        </w:rPr>
        <w:t xml:space="preserve"> ENV - 3</w:t>
      </w:r>
    </w:p>
    <w:p w14:paraId="54625AFF" w14:textId="7D1420B1" w:rsidR="00FE04ED" w:rsidRDefault="007C52A4" w:rsidP="006F19D4">
      <w:r>
        <w:t>Overview</w:t>
      </w:r>
    </w:p>
    <w:p w14:paraId="48DDDCD0" w14:textId="77777777" w:rsidR="007C52A4" w:rsidRDefault="00FE04ED" w:rsidP="00FE04ED">
      <w:r>
        <w:t xml:space="preserve"> The corridor runs thru the town of Paonia The Paonia River Park is the product of community collaboration and partnership. Once an in-stream gravel mine, the North Fork River Improvement Association (now the Conservation Center) worked hard to reclaim the river, restore riparian habitat, and make the park a family-friendly recreation area. With the help of the Minnesota Ditch &amp; Reservoir Company, the Conservation Center completed the Paonia River Park Restoration Project in 2013, transforming the former in-stream gravel mine into a healthy aquatic ecosystem. In 2016, the park expanded to include an interpretive trail system. This expansion allows visitors the opportunity to explore the riparian habitat even further along the corridor without disturbing precious wildlife habitat. </w:t>
      </w:r>
    </w:p>
    <w:p w14:paraId="2AC8D352" w14:textId="35F81588" w:rsidR="007C52A4" w:rsidRDefault="007C52A4" w:rsidP="00FE04ED"/>
    <w:p w14:paraId="095EDDF9" w14:textId="66EE222D" w:rsidR="002D3B3A" w:rsidRPr="002D3B3A" w:rsidRDefault="002D3B3A" w:rsidP="00FE04ED">
      <w:pPr>
        <w:rPr>
          <w:b/>
        </w:rPr>
      </w:pPr>
      <w:r w:rsidRPr="002D3B3A">
        <w:rPr>
          <w:b/>
        </w:rPr>
        <w:t>Goals</w:t>
      </w:r>
    </w:p>
    <w:p w14:paraId="091CF999" w14:textId="77777777" w:rsidR="007C52A4" w:rsidRDefault="007C52A4" w:rsidP="00FE04ED">
      <w:r>
        <w:t>Goal  - ENV 3.1</w:t>
      </w:r>
    </w:p>
    <w:p w14:paraId="44F00B52" w14:textId="76A37D34" w:rsidR="00FE04ED" w:rsidRDefault="00FE04ED" w:rsidP="00FE04ED">
      <w:r>
        <w:t xml:space="preserve">The park is one of only two public access points along the North Fork river. Over 95 percent of land along the river is privately owned. The Conservation Center is committed to connecting the community to the river, maintaining a balance between natural and built structures, and ensuring project sustainability through public participation. </w:t>
      </w:r>
      <w:ins w:id="243" w:author="Microsoft Office User" w:date="2024-10-22T21:14:00Z">
        <w:r w:rsidR="00391F60">
          <w:t xml:space="preserve">(taken from the </w:t>
        </w:r>
      </w:ins>
      <w:ins w:id="244" w:author="Microsoft Office User" w:date="2024-10-22T21:15:00Z">
        <w:r w:rsidR="00391F60">
          <w:t>WSCC website)</w:t>
        </w:r>
      </w:ins>
    </w:p>
    <w:p w14:paraId="6EC147ED" w14:textId="58A1FDF3" w:rsidR="00FE04ED" w:rsidRDefault="00FE04ED" w:rsidP="00FE04ED"/>
    <w:p w14:paraId="599838CE" w14:textId="56DD5C9F" w:rsidR="002D3B3A" w:rsidRPr="002D3B3A" w:rsidRDefault="002D3B3A" w:rsidP="00FE04ED">
      <w:pPr>
        <w:rPr>
          <w:b/>
        </w:rPr>
      </w:pPr>
      <w:r w:rsidRPr="002D3B3A">
        <w:rPr>
          <w:b/>
        </w:rPr>
        <w:t>Policies</w:t>
      </w:r>
    </w:p>
    <w:p w14:paraId="409C7ECF" w14:textId="3EE5C8CF" w:rsidR="00FE04ED" w:rsidRDefault="007C52A4" w:rsidP="00FE04ED">
      <w:r>
        <w:t>Policy ENV -3.1</w:t>
      </w:r>
    </w:p>
    <w:p w14:paraId="34DA2282" w14:textId="7B291396" w:rsidR="00FE04ED" w:rsidRDefault="007C52A4" w:rsidP="006F19D4">
      <w:r>
        <w:t xml:space="preserve">Work with the community, the </w:t>
      </w:r>
      <w:ins w:id="245" w:author="Microsoft Office User" w:date="2024-10-22T21:21:00Z">
        <w:r w:rsidR="00DB78A3">
          <w:t xml:space="preserve">Western Slope </w:t>
        </w:r>
      </w:ins>
      <w:r>
        <w:t xml:space="preserve">Conservation Center and private property owners to create a cohesive vision for the protection, management and use of the River </w:t>
      </w:r>
      <w:commentRangeStart w:id="246"/>
      <w:r>
        <w:t>Corridor</w:t>
      </w:r>
      <w:commentRangeEnd w:id="246"/>
      <w:r w:rsidR="00DB78A3">
        <w:rPr>
          <w:rStyle w:val="CommentReference"/>
        </w:rPr>
        <w:commentReference w:id="246"/>
      </w:r>
      <w:ins w:id="247" w:author="Microsoft Office User" w:date="2024-10-22T21:19:00Z">
        <w:r w:rsidR="00391F60">
          <w:t>.</w:t>
        </w:r>
      </w:ins>
    </w:p>
    <w:p w14:paraId="6B4FFD4F" w14:textId="76B5A7FF" w:rsidR="007C52A4" w:rsidRDefault="007C52A4" w:rsidP="006F19D4"/>
    <w:p w14:paraId="31FADBD9" w14:textId="7A062C23" w:rsidR="007C52A4" w:rsidRDefault="007C52A4" w:rsidP="006F19D4">
      <w:r>
        <w:t>Policy ENV – 3.2</w:t>
      </w:r>
    </w:p>
    <w:p w14:paraId="59D82BC8" w14:textId="6DC1432B" w:rsidR="007C52A4" w:rsidRPr="002C2C98" w:rsidRDefault="007C52A4" w:rsidP="006F19D4">
      <w:r>
        <w:t xml:space="preserve">Ensure concerns from all stake holders are heard to balance the protection of the riparian zone, floodplain, waterway and wildlife </w:t>
      </w:r>
      <w:commentRangeStart w:id="248"/>
      <w:r>
        <w:t>habitat</w:t>
      </w:r>
      <w:commentRangeEnd w:id="248"/>
      <w:r w:rsidR="00EF4B6F">
        <w:rPr>
          <w:rStyle w:val="CommentReference"/>
        </w:rPr>
        <w:commentReference w:id="248"/>
      </w:r>
      <w:ins w:id="249" w:author="Microsoft Office User" w:date="2024-10-22T21:22:00Z">
        <w:r w:rsidR="00DB78A3">
          <w:t>s.</w:t>
        </w:r>
      </w:ins>
    </w:p>
    <w:p w14:paraId="7F846B6D" w14:textId="77777777" w:rsidR="00772AC6" w:rsidRPr="002C2C98" w:rsidRDefault="0001549B"/>
    <w:sectPr w:rsidR="00772AC6" w:rsidRPr="002C2C98" w:rsidSect="00DF27D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Microsoft Office User" w:date="2024-10-22T20:45:00Z" w:initials="MOU">
    <w:p w14:paraId="27C998E8" w14:textId="075DB46C" w:rsidR="00EF4B6F" w:rsidRDefault="00EF4B6F">
      <w:pPr>
        <w:pStyle w:val="CommentText"/>
      </w:pPr>
      <w:r>
        <w:rPr>
          <w:rStyle w:val="CommentReference"/>
        </w:rPr>
        <w:annotationRef/>
      </w:r>
      <w:r>
        <w:t xml:space="preserve">This is also mentioned in the Infrastructure overview – </w:t>
      </w:r>
    </w:p>
    <w:p w14:paraId="432BEB53" w14:textId="77777777" w:rsidR="00EF4B6F" w:rsidRPr="00EF4B6F" w:rsidRDefault="00EF4B6F" w:rsidP="00EF4B6F">
      <w:pPr>
        <w:spacing w:before="100" w:beforeAutospacing="1" w:after="100" w:afterAutospacing="1"/>
      </w:pPr>
      <w:r w:rsidRPr="00EF4B6F">
        <w:rPr>
          <w:rFonts w:ascii="Calibri" w:hAnsi="Calibri" w:cs="Calibri"/>
          <w:color w:val="232323"/>
          <w:sz w:val="22"/>
          <w:szCs w:val="22"/>
        </w:rPr>
        <w:t xml:space="preserve">Paonia has been designated by the Arbor Day Foundation as Tree City USA. </w:t>
      </w:r>
    </w:p>
    <w:p w14:paraId="0D1F8765" w14:textId="74DEF0D2" w:rsidR="00EF4B6F" w:rsidRDefault="00EF4B6F">
      <w:pPr>
        <w:pStyle w:val="CommentText"/>
      </w:pPr>
    </w:p>
  </w:comment>
  <w:comment w:id="6" w:author="Microsoft Office User" w:date="2024-10-22T20:30:00Z" w:initials="MOU">
    <w:p w14:paraId="65EFD614" w14:textId="3CF4A56B" w:rsidR="00F15C7B" w:rsidRDefault="00F15C7B">
      <w:pPr>
        <w:pStyle w:val="CommentText"/>
      </w:pPr>
      <w:r>
        <w:rPr>
          <w:rStyle w:val="CommentReference"/>
        </w:rPr>
        <w:annotationRef/>
      </w:r>
    </w:p>
  </w:comment>
  <w:comment w:id="59" w:author="Microsoft Office User" w:date="2024-10-22T20:50:00Z" w:initials="MOU">
    <w:p w14:paraId="74D836EE" w14:textId="13671D5B" w:rsidR="006E22ED" w:rsidRDefault="006E22ED">
      <w:pPr>
        <w:pStyle w:val="CommentText"/>
      </w:pPr>
      <w:r>
        <w:rPr>
          <w:rStyle w:val="CommentReference"/>
        </w:rPr>
        <w:annotationRef/>
      </w:r>
      <w:r>
        <w:t>Moved to overview</w:t>
      </w:r>
    </w:p>
  </w:comment>
  <w:comment w:id="61" w:author="Microsoft Office User" w:date="2024-10-22T21:33:00Z" w:initials="MOU">
    <w:p w14:paraId="610551B4" w14:textId="77777777" w:rsidR="00F3568B" w:rsidRDefault="00F3568B">
      <w:pPr>
        <w:pStyle w:val="CommentText"/>
      </w:pPr>
      <w:r>
        <w:rPr>
          <w:rStyle w:val="CommentReference"/>
        </w:rPr>
        <w:annotationRef/>
      </w:r>
      <w:r>
        <w:t>Mentioned in overview</w:t>
      </w:r>
    </w:p>
    <w:p w14:paraId="5EBFEEB6" w14:textId="549B3321" w:rsidR="00F3568B" w:rsidRDefault="00F3568B">
      <w:pPr>
        <w:pStyle w:val="CommentText"/>
      </w:pPr>
    </w:p>
  </w:comment>
  <w:comment w:id="74" w:author="Microsoft Office User" w:date="2024-10-22T20:54:00Z" w:initials="MOU">
    <w:p w14:paraId="33395FAC" w14:textId="58BAF9CE" w:rsidR="006E22ED" w:rsidRDefault="006E22ED">
      <w:pPr>
        <w:pStyle w:val="CommentText"/>
      </w:pPr>
      <w:r>
        <w:rPr>
          <w:rStyle w:val="CommentReference"/>
        </w:rPr>
        <w:annotationRef/>
      </w:r>
      <w:r>
        <w:t>Moved to goal ENV-1.1</w:t>
      </w:r>
    </w:p>
  </w:comment>
  <w:comment w:id="94" w:author="Microsoft Office User" w:date="2024-10-22T20:56:00Z" w:initials="MOU">
    <w:p w14:paraId="13503BA8" w14:textId="4718ECF7" w:rsidR="002E0410" w:rsidRDefault="002E0410">
      <w:pPr>
        <w:pStyle w:val="CommentText"/>
      </w:pPr>
      <w:r>
        <w:rPr>
          <w:rStyle w:val="CommentReference"/>
        </w:rPr>
        <w:annotationRef/>
      </w:r>
      <w:r>
        <w:t>Mentioned in Goal ENV- .1</w:t>
      </w:r>
    </w:p>
  </w:comment>
  <w:comment w:id="101" w:author="Microsoft Office User" w:date="2024-10-22T20:56:00Z" w:initials="MOU">
    <w:p w14:paraId="1F3496FB" w14:textId="1D745792" w:rsidR="006E22ED" w:rsidRDefault="006E22ED">
      <w:pPr>
        <w:pStyle w:val="CommentText"/>
      </w:pPr>
      <w:r>
        <w:rPr>
          <w:rStyle w:val="CommentReference"/>
        </w:rPr>
        <w:annotationRef/>
      </w:r>
      <w:proofErr w:type="spellStart"/>
      <w:r w:rsidR="002E0410">
        <w:t>Mentined</w:t>
      </w:r>
      <w:proofErr w:type="spellEnd"/>
      <w:r w:rsidR="002E0410">
        <w:t xml:space="preserve"> in Goal ENV -1.1</w:t>
      </w:r>
    </w:p>
  </w:comment>
  <w:comment w:id="112" w:author="Microsoft Office User" w:date="2024-10-22T20:57:00Z" w:initials="MOU">
    <w:p w14:paraId="2247965A" w14:textId="22B0629E" w:rsidR="002E0410" w:rsidRDefault="002E0410">
      <w:pPr>
        <w:pStyle w:val="CommentText"/>
      </w:pPr>
      <w:r>
        <w:rPr>
          <w:rStyle w:val="CommentReference"/>
        </w:rPr>
        <w:annotationRef/>
      </w:r>
      <w:r>
        <w:t>repeated</w:t>
      </w:r>
    </w:p>
  </w:comment>
  <w:comment w:id="120" w:author="Microsoft Office User" w:date="2024-10-22T20:58:00Z" w:initials="MOU">
    <w:p w14:paraId="63C41206" w14:textId="4F4142CE" w:rsidR="002E0410" w:rsidRDefault="002E0410">
      <w:pPr>
        <w:pStyle w:val="CommentText"/>
      </w:pPr>
      <w:r>
        <w:rPr>
          <w:rStyle w:val="CommentReference"/>
        </w:rPr>
        <w:annotationRef/>
      </w:r>
      <w:r>
        <w:t>Mentioned in Goal ENV 1.1</w:t>
      </w:r>
    </w:p>
  </w:comment>
  <w:comment w:id="130" w:author="Microsoft Office User" w:date="2024-10-22T20:59:00Z" w:initials="MOU">
    <w:p w14:paraId="7855B02A" w14:textId="4B80040F" w:rsidR="002E0410" w:rsidRDefault="002E0410">
      <w:pPr>
        <w:pStyle w:val="CommentText"/>
      </w:pPr>
      <w:r>
        <w:rPr>
          <w:rStyle w:val="CommentReference"/>
        </w:rPr>
        <w:annotationRef/>
      </w:r>
      <w:r>
        <w:t>Mentioned in Goals ENV 1.1</w:t>
      </w:r>
    </w:p>
  </w:comment>
  <w:comment w:id="137" w:author="Microsoft Office User" w:date="2024-10-22T21:02:00Z" w:initials="MOU">
    <w:p w14:paraId="2D4A58FF" w14:textId="624F02EA" w:rsidR="002E0410" w:rsidRDefault="002E0410">
      <w:pPr>
        <w:pStyle w:val="CommentText"/>
      </w:pPr>
      <w:r>
        <w:rPr>
          <w:rStyle w:val="CommentReference"/>
        </w:rPr>
        <w:annotationRef/>
      </w:r>
      <w:r>
        <w:t>Mentioned in Goals ENV 1.1</w:t>
      </w:r>
    </w:p>
  </w:comment>
  <w:comment w:id="150" w:author="Microsoft Office User" w:date="2024-10-22T21:03:00Z" w:initials="MOU">
    <w:p w14:paraId="0C2FBEC7" w14:textId="5CE68B26" w:rsidR="002E0410" w:rsidRDefault="002E0410">
      <w:pPr>
        <w:pStyle w:val="CommentText"/>
      </w:pPr>
      <w:r>
        <w:rPr>
          <w:rStyle w:val="CommentReference"/>
        </w:rPr>
        <w:annotationRef/>
      </w:r>
      <w:r>
        <w:t>All of these mentioned in goals ENV 1.1</w:t>
      </w:r>
    </w:p>
  </w:comment>
  <w:comment w:id="181" w:author="Microsoft Office User" w:date="2024-10-22T21:04:00Z" w:initials="MOU">
    <w:p w14:paraId="439CC20B" w14:textId="4D88F652" w:rsidR="002E0410" w:rsidRDefault="002E0410">
      <w:pPr>
        <w:pStyle w:val="CommentText"/>
      </w:pPr>
      <w:r>
        <w:rPr>
          <w:rStyle w:val="CommentReference"/>
        </w:rPr>
        <w:annotationRef/>
      </w:r>
      <w:r>
        <w:t>Added text in red</w:t>
      </w:r>
    </w:p>
  </w:comment>
  <w:comment w:id="182" w:author="Microsoft Office User" w:date="2024-10-22T21:05:00Z" w:initials="MOU">
    <w:p w14:paraId="1A5E8946" w14:textId="4ED438DB" w:rsidR="002E0410" w:rsidRDefault="002E0410">
      <w:pPr>
        <w:pStyle w:val="CommentText"/>
      </w:pPr>
      <w:r>
        <w:rPr>
          <w:rStyle w:val="CommentReference"/>
        </w:rPr>
        <w:annotationRef/>
      </w:r>
      <w:r>
        <w:t>This was mentioned in Infrastructure</w:t>
      </w:r>
    </w:p>
  </w:comment>
  <w:comment w:id="203" w:author="Microsoft Office User" w:date="2024-10-22T20:51:00Z" w:initials="MOU">
    <w:p w14:paraId="0140DBEF" w14:textId="2F5D8479" w:rsidR="006E22ED" w:rsidRDefault="006E22ED">
      <w:pPr>
        <w:pStyle w:val="CommentText"/>
      </w:pPr>
      <w:r>
        <w:rPr>
          <w:rStyle w:val="CommentReference"/>
        </w:rPr>
        <w:annotationRef/>
      </w:r>
      <w:r>
        <w:t>Moved to overview</w:t>
      </w:r>
    </w:p>
  </w:comment>
  <w:comment w:id="208" w:author="Microsoft Office User" w:date="2024-10-22T21:14:00Z" w:initials="MOU">
    <w:p w14:paraId="36B26658" w14:textId="14C82100" w:rsidR="00391F60" w:rsidRDefault="00391F60">
      <w:pPr>
        <w:pStyle w:val="CommentText"/>
      </w:pPr>
      <w:r>
        <w:rPr>
          <w:rStyle w:val="CommentReference"/>
        </w:rPr>
        <w:annotationRef/>
      </w:r>
      <w:r>
        <w:t>Move dark skies back to infrastructure</w:t>
      </w:r>
    </w:p>
  </w:comment>
  <w:comment w:id="246" w:author="Microsoft Office User" w:date="2024-10-22T21:19:00Z" w:initials="MOU">
    <w:p w14:paraId="5F0D21AB" w14:textId="6295BFEA" w:rsidR="00DB78A3" w:rsidRDefault="00DB78A3">
      <w:pPr>
        <w:pStyle w:val="CommentText"/>
      </w:pPr>
      <w:r>
        <w:rPr>
          <w:rStyle w:val="CommentReference"/>
        </w:rPr>
        <w:annotationRef/>
      </w:r>
      <w:r>
        <w:t>Mentioned page 17 Future Land use</w:t>
      </w:r>
    </w:p>
  </w:comment>
  <w:comment w:id="248" w:author="Microsoft Office User" w:date="2024-10-22T20:39:00Z" w:initials="MOU">
    <w:p w14:paraId="08BB1BA0" w14:textId="77777777" w:rsidR="00EF4B6F" w:rsidRDefault="00EF4B6F" w:rsidP="00EF4B6F">
      <w:pPr>
        <w:pStyle w:val="NormalWeb"/>
      </w:pPr>
      <w:r>
        <w:rPr>
          <w:rStyle w:val="CommentReference"/>
        </w:rPr>
        <w:annotationRef/>
      </w:r>
      <w:r>
        <w:t>In Section Parks and recreation there is a similar mention that is-</w:t>
      </w:r>
    </w:p>
    <w:p w14:paraId="606183D3" w14:textId="4FC9B895" w:rsidR="00EF4B6F" w:rsidRPr="00EF4B6F" w:rsidRDefault="00EF4B6F" w:rsidP="00EF4B6F">
      <w:pPr>
        <w:pStyle w:val="NormalWeb"/>
      </w:pPr>
      <w:r>
        <w:t xml:space="preserve"> </w:t>
      </w:r>
      <w:r w:rsidRPr="00EF4B6F">
        <w:rPr>
          <w:rFonts w:ascii="Calibri" w:hAnsi="Calibri" w:cs="Calibri"/>
          <w:color w:val="232323"/>
          <w:sz w:val="22"/>
          <w:szCs w:val="22"/>
        </w:rPr>
        <w:t xml:space="preserve">Preserve and enhance safe access for all public lands that connect to the river, riparian corridor, and wildland while implementing seasonal restrictions as appropriate to protect wildlife. </w:t>
      </w:r>
    </w:p>
    <w:p w14:paraId="2F334D5B" w14:textId="468CC4FC" w:rsidR="00EF4B6F" w:rsidRDefault="00EF4B6F">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D1F8765" w15:done="0"/>
  <w15:commentEx w15:paraId="65EFD614" w15:done="0"/>
  <w15:commentEx w15:paraId="74D836EE" w15:done="0"/>
  <w15:commentEx w15:paraId="5EBFEEB6" w15:done="0"/>
  <w15:commentEx w15:paraId="33395FAC" w15:done="0"/>
  <w15:commentEx w15:paraId="13503BA8" w15:done="0"/>
  <w15:commentEx w15:paraId="1F3496FB" w15:done="0"/>
  <w15:commentEx w15:paraId="2247965A" w15:done="0"/>
  <w15:commentEx w15:paraId="63C41206" w15:done="0"/>
  <w15:commentEx w15:paraId="7855B02A" w15:done="0"/>
  <w15:commentEx w15:paraId="2D4A58FF" w15:done="0"/>
  <w15:commentEx w15:paraId="0C2FBEC7" w15:done="0"/>
  <w15:commentEx w15:paraId="439CC20B" w15:done="0"/>
  <w15:commentEx w15:paraId="1A5E8946" w15:done="0"/>
  <w15:commentEx w15:paraId="0140DBEF" w15:done="0"/>
  <w15:commentEx w15:paraId="36B26658" w15:done="0"/>
  <w15:commentEx w15:paraId="5F0D21AB" w15:done="0"/>
  <w15:commentEx w15:paraId="2F334D5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D1F8765" w16cid:durableId="2AC28D6A"/>
  <w16cid:commentId w16cid:paraId="65EFD614" w16cid:durableId="2AC289DC"/>
  <w16cid:commentId w16cid:paraId="74D836EE" w16cid:durableId="2AC28E85"/>
  <w16cid:commentId w16cid:paraId="5EBFEEB6" w16cid:durableId="2AC29890"/>
  <w16cid:commentId w16cid:paraId="33395FAC" w16cid:durableId="2AC28F87"/>
  <w16cid:commentId w16cid:paraId="13503BA8" w16cid:durableId="2AC29017"/>
  <w16cid:commentId w16cid:paraId="1F3496FB" w16cid:durableId="2AC28FE0"/>
  <w16cid:commentId w16cid:paraId="2247965A" w16cid:durableId="2AC2903A"/>
  <w16cid:commentId w16cid:paraId="63C41206" w16cid:durableId="2AC2905F"/>
  <w16cid:commentId w16cid:paraId="7855B02A" w16cid:durableId="2AC290CD"/>
  <w16cid:commentId w16cid:paraId="2D4A58FF" w16cid:durableId="2AC2915F"/>
  <w16cid:commentId w16cid:paraId="0C2FBEC7" w16cid:durableId="2AC291A2"/>
  <w16cid:commentId w16cid:paraId="439CC20B" w16cid:durableId="2AC291F6"/>
  <w16cid:commentId w16cid:paraId="1A5E8946" w16cid:durableId="2AC29228"/>
  <w16cid:commentId w16cid:paraId="0140DBEF" w16cid:durableId="2AC28ED7"/>
  <w16cid:commentId w16cid:paraId="36B26658" w16cid:durableId="2AC29423"/>
  <w16cid:commentId w16cid:paraId="5F0D21AB" w16cid:durableId="2AC2956F"/>
  <w16cid:commentId w16cid:paraId="2F334D5B" w16cid:durableId="2AC28C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lgunGothic">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26F44"/>
    <w:multiLevelType w:val="hybridMultilevel"/>
    <w:tmpl w:val="A9FCD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F56D08"/>
    <w:multiLevelType w:val="hybridMultilevel"/>
    <w:tmpl w:val="39C0F4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F9727E0"/>
    <w:multiLevelType w:val="hybridMultilevel"/>
    <w:tmpl w:val="1382D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trackRevisions/>
  <w:doNotTrackMov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9D4"/>
    <w:rsid w:val="0001549B"/>
    <w:rsid w:val="001A2470"/>
    <w:rsid w:val="001C404C"/>
    <w:rsid w:val="002C2C98"/>
    <w:rsid w:val="002D3B3A"/>
    <w:rsid w:val="002E0410"/>
    <w:rsid w:val="00341A2D"/>
    <w:rsid w:val="00391F60"/>
    <w:rsid w:val="006A1872"/>
    <w:rsid w:val="006E22ED"/>
    <w:rsid w:val="006F19D4"/>
    <w:rsid w:val="0070089F"/>
    <w:rsid w:val="00740F25"/>
    <w:rsid w:val="00757F10"/>
    <w:rsid w:val="007A59C7"/>
    <w:rsid w:val="007C52A4"/>
    <w:rsid w:val="008D3A0F"/>
    <w:rsid w:val="00AD167C"/>
    <w:rsid w:val="00BF0A25"/>
    <w:rsid w:val="00C167E5"/>
    <w:rsid w:val="00D0470E"/>
    <w:rsid w:val="00D30562"/>
    <w:rsid w:val="00D463F4"/>
    <w:rsid w:val="00DB78A3"/>
    <w:rsid w:val="00DE42F4"/>
    <w:rsid w:val="00DF27D4"/>
    <w:rsid w:val="00ED41DF"/>
    <w:rsid w:val="00EF4B6F"/>
    <w:rsid w:val="00F15C7B"/>
    <w:rsid w:val="00F23EE9"/>
    <w:rsid w:val="00F3568B"/>
    <w:rsid w:val="00F577BB"/>
    <w:rsid w:val="00FE0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2BE56E"/>
  <w14:defaultImageDpi w14:val="32767"/>
  <w15:chartTrackingRefBased/>
  <w15:docId w15:val="{0E3067B6-E5C3-3B49-AAD7-A506CB7F8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E04ED"/>
    <w:rPr>
      <w:rFonts w:ascii="Times New Roman" w:eastAsia="Times New Roman" w:hAnsi="Times New Roman" w:cs="Times New Roman"/>
    </w:rPr>
  </w:style>
  <w:style w:type="paragraph" w:styleId="Heading3">
    <w:name w:val="heading 3"/>
    <w:basedOn w:val="Normal"/>
    <w:link w:val="Heading3Char"/>
    <w:uiPriority w:val="9"/>
    <w:qFormat/>
    <w:rsid w:val="006F19D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F19D4"/>
    <w:rPr>
      <w:rFonts w:ascii="Times New Roman" w:eastAsia="Times New Roman" w:hAnsi="Times New Roman" w:cs="Times New Roman"/>
      <w:b/>
      <w:bCs/>
      <w:sz w:val="27"/>
      <w:szCs w:val="27"/>
    </w:rPr>
  </w:style>
  <w:style w:type="paragraph" w:styleId="NormalWeb">
    <w:name w:val="Normal (Web)"/>
    <w:basedOn w:val="Normal"/>
    <w:uiPriority w:val="99"/>
    <w:unhideWhenUsed/>
    <w:rsid w:val="006F19D4"/>
    <w:pPr>
      <w:spacing w:before="100" w:beforeAutospacing="1" w:after="100" w:afterAutospacing="1"/>
    </w:pPr>
  </w:style>
  <w:style w:type="paragraph" w:styleId="ListParagraph">
    <w:name w:val="List Paragraph"/>
    <w:basedOn w:val="Normal"/>
    <w:uiPriority w:val="34"/>
    <w:qFormat/>
    <w:rsid w:val="006F19D4"/>
    <w:pPr>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6F19D4"/>
    <w:rPr>
      <w:color w:val="0563C1" w:themeColor="hyperlink"/>
      <w:u w:val="single"/>
    </w:rPr>
  </w:style>
  <w:style w:type="character" w:styleId="FollowedHyperlink">
    <w:name w:val="FollowedHyperlink"/>
    <w:basedOn w:val="DefaultParagraphFont"/>
    <w:uiPriority w:val="99"/>
    <w:semiHidden/>
    <w:unhideWhenUsed/>
    <w:rsid w:val="006F19D4"/>
    <w:rPr>
      <w:color w:val="954F72" w:themeColor="followedHyperlink"/>
      <w:u w:val="single"/>
    </w:rPr>
  </w:style>
  <w:style w:type="character" w:styleId="UnresolvedMention">
    <w:name w:val="Unresolved Mention"/>
    <w:basedOn w:val="DefaultParagraphFont"/>
    <w:uiPriority w:val="99"/>
    <w:rsid w:val="006F19D4"/>
    <w:rPr>
      <w:color w:val="605E5C"/>
      <w:shd w:val="clear" w:color="auto" w:fill="E1DFDD"/>
    </w:rPr>
  </w:style>
  <w:style w:type="character" w:styleId="CommentReference">
    <w:name w:val="annotation reference"/>
    <w:basedOn w:val="DefaultParagraphFont"/>
    <w:uiPriority w:val="99"/>
    <w:semiHidden/>
    <w:unhideWhenUsed/>
    <w:rsid w:val="00F15C7B"/>
    <w:rPr>
      <w:sz w:val="16"/>
      <w:szCs w:val="16"/>
    </w:rPr>
  </w:style>
  <w:style w:type="paragraph" w:styleId="CommentText">
    <w:name w:val="annotation text"/>
    <w:basedOn w:val="Normal"/>
    <w:link w:val="CommentTextChar"/>
    <w:uiPriority w:val="99"/>
    <w:semiHidden/>
    <w:unhideWhenUsed/>
    <w:rsid w:val="00F15C7B"/>
    <w:rPr>
      <w:sz w:val="20"/>
      <w:szCs w:val="20"/>
    </w:rPr>
  </w:style>
  <w:style w:type="character" w:customStyle="1" w:styleId="CommentTextChar">
    <w:name w:val="Comment Text Char"/>
    <w:basedOn w:val="DefaultParagraphFont"/>
    <w:link w:val="CommentText"/>
    <w:uiPriority w:val="99"/>
    <w:semiHidden/>
    <w:rsid w:val="00F15C7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15C7B"/>
    <w:rPr>
      <w:b/>
      <w:bCs/>
    </w:rPr>
  </w:style>
  <w:style w:type="character" w:customStyle="1" w:styleId="CommentSubjectChar">
    <w:name w:val="Comment Subject Char"/>
    <w:basedOn w:val="CommentTextChar"/>
    <w:link w:val="CommentSubject"/>
    <w:uiPriority w:val="99"/>
    <w:semiHidden/>
    <w:rsid w:val="00F15C7B"/>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F15C7B"/>
    <w:rPr>
      <w:sz w:val="18"/>
      <w:szCs w:val="18"/>
    </w:rPr>
  </w:style>
  <w:style w:type="character" w:customStyle="1" w:styleId="BalloonTextChar">
    <w:name w:val="Balloon Text Char"/>
    <w:basedOn w:val="DefaultParagraphFont"/>
    <w:link w:val="BalloonText"/>
    <w:uiPriority w:val="99"/>
    <w:semiHidden/>
    <w:rsid w:val="00F15C7B"/>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225951">
      <w:bodyDiv w:val="1"/>
      <w:marLeft w:val="0"/>
      <w:marRight w:val="0"/>
      <w:marTop w:val="0"/>
      <w:marBottom w:val="0"/>
      <w:divBdr>
        <w:top w:val="none" w:sz="0" w:space="0" w:color="auto"/>
        <w:left w:val="none" w:sz="0" w:space="0" w:color="auto"/>
        <w:bottom w:val="none" w:sz="0" w:space="0" w:color="auto"/>
        <w:right w:val="none" w:sz="0" w:space="0" w:color="auto"/>
      </w:divBdr>
    </w:div>
    <w:div w:id="612904132">
      <w:bodyDiv w:val="1"/>
      <w:marLeft w:val="0"/>
      <w:marRight w:val="0"/>
      <w:marTop w:val="0"/>
      <w:marBottom w:val="0"/>
      <w:divBdr>
        <w:top w:val="none" w:sz="0" w:space="0" w:color="auto"/>
        <w:left w:val="none" w:sz="0" w:space="0" w:color="auto"/>
        <w:bottom w:val="none" w:sz="0" w:space="0" w:color="auto"/>
        <w:right w:val="none" w:sz="0" w:space="0" w:color="auto"/>
      </w:divBdr>
      <w:divsChild>
        <w:div w:id="1892031741">
          <w:marLeft w:val="0"/>
          <w:marRight w:val="0"/>
          <w:marTop w:val="0"/>
          <w:marBottom w:val="0"/>
          <w:divBdr>
            <w:top w:val="none" w:sz="0" w:space="0" w:color="auto"/>
            <w:left w:val="none" w:sz="0" w:space="0" w:color="auto"/>
            <w:bottom w:val="none" w:sz="0" w:space="0" w:color="auto"/>
            <w:right w:val="none" w:sz="0" w:space="0" w:color="auto"/>
          </w:divBdr>
          <w:divsChild>
            <w:div w:id="1360424574">
              <w:marLeft w:val="0"/>
              <w:marRight w:val="0"/>
              <w:marTop w:val="0"/>
              <w:marBottom w:val="0"/>
              <w:divBdr>
                <w:top w:val="none" w:sz="0" w:space="0" w:color="auto"/>
                <w:left w:val="none" w:sz="0" w:space="0" w:color="auto"/>
                <w:bottom w:val="none" w:sz="0" w:space="0" w:color="auto"/>
                <w:right w:val="none" w:sz="0" w:space="0" w:color="auto"/>
              </w:divBdr>
              <w:divsChild>
                <w:div w:id="158571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502087">
      <w:bodyDiv w:val="1"/>
      <w:marLeft w:val="0"/>
      <w:marRight w:val="0"/>
      <w:marTop w:val="0"/>
      <w:marBottom w:val="0"/>
      <w:divBdr>
        <w:top w:val="none" w:sz="0" w:space="0" w:color="auto"/>
        <w:left w:val="none" w:sz="0" w:space="0" w:color="auto"/>
        <w:bottom w:val="none" w:sz="0" w:space="0" w:color="auto"/>
        <w:right w:val="none" w:sz="0" w:space="0" w:color="auto"/>
      </w:divBdr>
    </w:div>
    <w:div w:id="1172646234">
      <w:bodyDiv w:val="1"/>
      <w:marLeft w:val="0"/>
      <w:marRight w:val="0"/>
      <w:marTop w:val="0"/>
      <w:marBottom w:val="0"/>
      <w:divBdr>
        <w:top w:val="none" w:sz="0" w:space="0" w:color="auto"/>
        <w:left w:val="none" w:sz="0" w:space="0" w:color="auto"/>
        <w:bottom w:val="none" w:sz="0" w:space="0" w:color="auto"/>
        <w:right w:val="none" w:sz="0" w:space="0" w:color="auto"/>
      </w:divBdr>
      <w:divsChild>
        <w:div w:id="1943340257">
          <w:marLeft w:val="0"/>
          <w:marRight w:val="0"/>
          <w:marTop w:val="0"/>
          <w:marBottom w:val="0"/>
          <w:divBdr>
            <w:top w:val="none" w:sz="0" w:space="0" w:color="auto"/>
            <w:left w:val="none" w:sz="0" w:space="0" w:color="auto"/>
            <w:bottom w:val="none" w:sz="0" w:space="0" w:color="auto"/>
            <w:right w:val="none" w:sz="0" w:space="0" w:color="auto"/>
          </w:divBdr>
          <w:divsChild>
            <w:div w:id="1895853173">
              <w:marLeft w:val="0"/>
              <w:marRight w:val="0"/>
              <w:marTop w:val="0"/>
              <w:marBottom w:val="0"/>
              <w:divBdr>
                <w:top w:val="none" w:sz="0" w:space="0" w:color="auto"/>
                <w:left w:val="none" w:sz="0" w:space="0" w:color="auto"/>
                <w:bottom w:val="none" w:sz="0" w:space="0" w:color="auto"/>
                <w:right w:val="none" w:sz="0" w:space="0" w:color="auto"/>
              </w:divBdr>
              <w:divsChild>
                <w:div w:id="55621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05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wnofpaonia.colorado.gov/sites/townofpaonia/files/2021-03/paoniatreeinventoryreport_final_2021.pdf" TargetMode="Externa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1366</Words>
  <Characters>7830</Characters>
  <Application>Microsoft Office Word</Application>
  <DocSecurity>0</DocSecurity>
  <Lines>147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2024-10-23T04:00:00Z</dcterms:created>
  <dcterms:modified xsi:type="dcterms:W3CDTF">2024-10-23T04:00:00Z</dcterms:modified>
</cp:coreProperties>
</file>